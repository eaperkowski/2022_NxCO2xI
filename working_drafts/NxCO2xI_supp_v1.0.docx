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9E6F" w14:textId="756B57AA" w:rsidR="002C360E" w:rsidRDefault="00323E9E" w:rsidP="005C6DC1">
      <w:pPr>
        <w:spacing w:line="360" w:lineRule="auto"/>
        <w:rPr>
          <w:b/>
          <w:bCs/>
        </w:rPr>
      </w:pPr>
      <w:r>
        <w:rPr>
          <w:b/>
          <w:bCs/>
        </w:rPr>
        <w:t>SUPPLEMENTARY MATERIAL FOR:</w:t>
      </w:r>
      <w:r w:rsidR="00BE5BCC">
        <w:rPr>
          <w:b/>
          <w:bCs/>
        </w:rPr>
        <w:t xml:space="preserve"> </w:t>
      </w:r>
      <w:r w:rsidR="00BE5BCC" w:rsidRPr="00923444">
        <w:t>“</w:t>
      </w:r>
      <w:r w:rsidR="006B26AF">
        <w:t>Nitrogen demand, supply, and acquisition strategy control plant responses to elevated CO</w:t>
      </w:r>
      <w:r w:rsidR="006B26AF">
        <w:rPr>
          <w:vertAlign w:val="subscript"/>
        </w:rPr>
        <w:t>2</w:t>
      </w:r>
      <w:r w:rsidR="006B26AF">
        <w:t xml:space="preserve"> at different scales</w:t>
      </w:r>
      <w:r w:rsidR="00BE5BCC" w:rsidRPr="00923444">
        <w:t>”</w:t>
      </w:r>
    </w:p>
    <w:p w14:paraId="007BD409" w14:textId="293B3E2F" w:rsidR="00323E9E" w:rsidRDefault="00323E9E" w:rsidP="009E6498">
      <w:pPr>
        <w:rPr>
          <w:b/>
          <w:bCs/>
        </w:rPr>
      </w:pPr>
    </w:p>
    <w:p w14:paraId="60CD51F6" w14:textId="5F8CDAA4" w:rsidR="005C6DC1" w:rsidRDefault="005C6DC1" w:rsidP="005C6DC1">
      <w:pPr>
        <w:spacing w:line="360" w:lineRule="auto"/>
        <w:rPr>
          <w:b/>
          <w:bCs/>
        </w:rPr>
      </w:pPr>
      <w:r>
        <w:rPr>
          <w:b/>
          <w:bCs/>
        </w:rPr>
        <w:t>Results (cont.)</w:t>
      </w:r>
    </w:p>
    <w:p w14:paraId="23D32B36" w14:textId="6C0CF778" w:rsidR="00B81848" w:rsidRDefault="00B81848" w:rsidP="005C6DC1">
      <w:pPr>
        <w:spacing w:line="360" w:lineRule="auto"/>
        <w:rPr>
          <w:bCs/>
        </w:rPr>
      </w:pPr>
      <w:r>
        <w:rPr>
          <w:bCs/>
          <w:i/>
          <w:iCs/>
        </w:rPr>
        <w:t>Components of carbon costs to acquire nitrogen</w:t>
      </w:r>
    </w:p>
    <w:p w14:paraId="05794C6F" w14:textId="15AFB57B" w:rsidR="006554F2" w:rsidRDefault="006554F2" w:rsidP="009E6498">
      <w:pPr>
        <w:spacing w:line="360" w:lineRule="auto"/>
        <w:rPr>
          <w:bCs/>
        </w:rPr>
      </w:pPr>
      <w:r>
        <w:rPr>
          <w:bCs/>
        </w:rPr>
        <w:t>Elevated CO</w:t>
      </w:r>
      <w:r>
        <w:rPr>
          <w:bCs/>
          <w:vertAlign w:val="subscript"/>
        </w:rPr>
        <w:t>2</w:t>
      </w:r>
      <w:r>
        <w:rPr>
          <w:bCs/>
        </w:rPr>
        <w:t xml:space="preserve"> increased </w:t>
      </w:r>
      <w:proofErr w:type="spellStart"/>
      <w:r>
        <w:rPr>
          <w:bCs/>
          <w:i/>
          <w:iCs/>
        </w:rPr>
        <w:t>C</w:t>
      </w:r>
      <w:r>
        <w:rPr>
          <w:bCs/>
          <w:vertAlign w:val="subscript"/>
        </w:rPr>
        <w:t>bg</w:t>
      </w:r>
      <w:proofErr w:type="spellEnd"/>
      <w:r w:rsidRPr="00537CCE">
        <w:rPr>
          <w:bCs/>
        </w:rPr>
        <w:t xml:space="preserve"> </w:t>
      </w:r>
      <w:r>
        <w:rPr>
          <w:bCs/>
        </w:rPr>
        <w:t>by 100% (</w:t>
      </w:r>
      <w:r>
        <w:rPr>
          <w:bCs/>
          <w:i/>
          <w:iCs/>
        </w:rPr>
        <w:t>p</w:t>
      </w:r>
      <w:r>
        <w:rPr>
          <w:bCs/>
        </w:rPr>
        <w:t xml:space="preserve">&lt;0.001; Table S3), a pattern that was not modified by </w:t>
      </w:r>
      <w:ins w:id="0" w:author="Perkowski, Evan A" w:date="2023-11-13T15:52:00Z">
        <w:r w:rsidR="0042342A">
          <w:rPr>
            <w:bCs/>
          </w:rPr>
          <w:t xml:space="preserve">nitrogen </w:t>
        </w:r>
      </w:ins>
      <w:r>
        <w:rPr>
          <w:bCs/>
        </w:rPr>
        <w:t>fertilization (CO</w:t>
      </w:r>
      <w:r>
        <w:rPr>
          <w:bCs/>
          <w:vertAlign w:val="subscript"/>
        </w:rPr>
        <w:t>2</w:t>
      </w:r>
      <w:r>
        <w:rPr>
          <w:bCs/>
        </w:rPr>
        <w:t>-by-</w:t>
      </w:r>
      <w:ins w:id="1" w:author="Perkowski, Evan A" w:date="2023-11-13T15:52:00Z">
        <w:r w:rsidR="0042342A">
          <w:rPr>
            <w:bCs/>
          </w:rPr>
          <w:t xml:space="preserve">nitrogen </w:t>
        </w:r>
      </w:ins>
      <w:r>
        <w:rPr>
          <w:bCs/>
        </w:rPr>
        <w:t xml:space="preserve">fertilization interaction: </w:t>
      </w:r>
      <w:r>
        <w:rPr>
          <w:bCs/>
          <w:i/>
          <w:iCs/>
        </w:rPr>
        <w:t>p</w:t>
      </w:r>
      <w:r>
        <w:rPr>
          <w:bCs/>
        </w:rPr>
        <w:t>&gt;0.05; Table S3). An interaction between CO</w:t>
      </w:r>
      <w:r>
        <w:rPr>
          <w:bCs/>
          <w:vertAlign w:val="subscript"/>
        </w:rPr>
        <w:t>2</w:t>
      </w:r>
      <w:r>
        <w:rPr>
          <w:bCs/>
        </w:rPr>
        <w:t xml:space="preserve"> and inoculation (</w:t>
      </w:r>
      <w:r>
        <w:rPr>
          <w:bCs/>
          <w:i/>
          <w:iCs/>
        </w:rPr>
        <w:t>p</w:t>
      </w:r>
      <w:r>
        <w:rPr>
          <w:bCs/>
        </w:rPr>
        <w:t xml:space="preserve">&lt;0.05; Table S3) indicated that positive effects of inoculation on </w:t>
      </w:r>
      <w:proofErr w:type="spellStart"/>
      <w:r>
        <w:rPr>
          <w:bCs/>
          <w:i/>
          <w:iCs/>
        </w:rPr>
        <w:t>C</w:t>
      </w:r>
      <w:r>
        <w:rPr>
          <w:bCs/>
          <w:vertAlign w:val="subscript"/>
        </w:rPr>
        <w:t>bg</w:t>
      </w:r>
      <w:proofErr w:type="spellEnd"/>
      <w:r>
        <w:rPr>
          <w:bCs/>
        </w:rPr>
        <w:t xml:space="preserve"> (</w:t>
      </w:r>
      <w:r>
        <w:rPr>
          <w:bCs/>
          <w:i/>
          <w:iCs/>
        </w:rPr>
        <w:t>p</w:t>
      </w:r>
      <w:r>
        <w:rPr>
          <w:bCs/>
        </w:rPr>
        <w:t>&lt;0.001; Table S3) were only apparent under ambient CO</w:t>
      </w:r>
      <w:r>
        <w:rPr>
          <w:bCs/>
          <w:vertAlign w:val="subscript"/>
        </w:rPr>
        <w:t>2</w:t>
      </w:r>
      <w:r>
        <w:rPr>
          <w:bCs/>
        </w:rPr>
        <w:t xml:space="preserve"> (Tukey test of the inoculation effect under ambient CO</w:t>
      </w:r>
      <w:r>
        <w:rPr>
          <w:bCs/>
          <w:vertAlign w:val="subscript"/>
        </w:rPr>
        <w:t>2</w:t>
      </w:r>
      <w:r>
        <w:rPr>
          <w:bCs/>
        </w:rPr>
        <w:t xml:space="preserve">: </w:t>
      </w:r>
      <w:r>
        <w:rPr>
          <w:bCs/>
          <w:i/>
          <w:iCs/>
        </w:rPr>
        <w:t>p</w:t>
      </w:r>
      <w:r>
        <w:rPr>
          <w:bCs/>
        </w:rPr>
        <w:t xml:space="preserve">&lt;0.001), as there was no effect of inoculation on </w:t>
      </w:r>
      <w:proofErr w:type="spellStart"/>
      <w:r>
        <w:rPr>
          <w:bCs/>
          <w:i/>
          <w:iCs/>
        </w:rPr>
        <w:t>C</w:t>
      </w:r>
      <w:r>
        <w:rPr>
          <w:bCs/>
          <w:vertAlign w:val="subscript"/>
        </w:rPr>
        <w:t>bg</w:t>
      </w:r>
      <w:proofErr w:type="spellEnd"/>
      <w:r>
        <w:rPr>
          <w:bCs/>
        </w:rPr>
        <w:t xml:space="preserve"> under elevated CO</w:t>
      </w:r>
      <w:r>
        <w:rPr>
          <w:bCs/>
          <w:vertAlign w:val="subscript"/>
        </w:rPr>
        <w:t>2</w:t>
      </w:r>
      <w:r>
        <w:rPr>
          <w:bCs/>
        </w:rPr>
        <w:t xml:space="preserve"> (Tukey test of the inoculation effect under elevated CO</w:t>
      </w:r>
      <w:r>
        <w:rPr>
          <w:bCs/>
          <w:vertAlign w:val="subscript"/>
        </w:rPr>
        <w:t>2</w:t>
      </w:r>
      <w:r>
        <w:rPr>
          <w:bCs/>
        </w:rPr>
        <w:t xml:space="preserve">: </w:t>
      </w:r>
      <w:r>
        <w:rPr>
          <w:bCs/>
          <w:i/>
          <w:iCs/>
        </w:rPr>
        <w:t>p</w:t>
      </w:r>
      <w:r>
        <w:rPr>
          <w:bCs/>
        </w:rPr>
        <w:t xml:space="preserve">&gt;0.05). An interaction between </w:t>
      </w:r>
      <w:r w:rsidR="00BA37CE">
        <w:rPr>
          <w:bCs/>
        </w:rPr>
        <w:t xml:space="preserve">nitrogen </w:t>
      </w:r>
      <w:r>
        <w:rPr>
          <w:bCs/>
        </w:rPr>
        <w:t>fertilization and inoculation (</w:t>
      </w:r>
      <w:r>
        <w:rPr>
          <w:bCs/>
          <w:i/>
          <w:iCs/>
        </w:rPr>
        <w:t>p</w:t>
      </w:r>
      <w:r>
        <w:rPr>
          <w:bCs/>
        </w:rPr>
        <w:t xml:space="preserve">&lt;0.001; Table S3) indicated that positive effects of increasing </w:t>
      </w:r>
      <w:r w:rsidR="00BA37CE">
        <w:rPr>
          <w:bCs/>
        </w:rPr>
        <w:t xml:space="preserve">nitrogen </w:t>
      </w:r>
      <w:r>
        <w:rPr>
          <w:bCs/>
        </w:rPr>
        <w:t xml:space="preserve">fertilization on </w:t>
      </w:r>
      <w:proofErr w:type="spellStart"/>
      <w:r>
        <w:rPr>
          <w:bCs/>
          <w:i/>
          <w:iCs/>
        </w:rPr>
        <w:t>C</w:t>
      </w:r>
      <w:r>
        <w:rPr>
          <w:bCs/>
          <w:vertAlign w:val="subscript"/>
        </w:rPr>
        <w:t>bg</w:t>
      </w:r>
      <w:proofErr w:type="spellEnd"/>
      <w:r>
        <w:rPr>
          <w:bCs/>
        </w:rPr>
        <w:t xml:space="preserve"> (</w:t>
      </w:r>
      <w:r>
        <w:rPr>
          <w:bCs/>
          <w:i/>
          <w:iCs/>
        </w:rPr>
        <w:t>p</w:t>
      </w:r>
      <w:r>
        <w:rPr>
          <w:bCs/>
        </w:rPr>
        <w:t>&lt;0.001; Table S3) were stronger in uninoculated plants than inoculated plants (Tukey test comparing the fertilization-</w:t>
      </w:r>
      <w:proofErr w:type="spellStart"/>
      <w:r>
        <w:rPr>
          <w:bCs/>
          <w:i/>
          <w:iCs/>
        </w:rPr>
        <w:t>C</w:t>
      </w:r>
      <w:r>
        <w:rPr>
          <w:bCs/>
          <w:vertAlign w:val="subscript"/>
        </w:rPr>
        <w:t>bg</w:t>
      </w:r>
      <w:proofErr w:type="spellEnd"/>
      <w:r>
        <w:rPr>
          <w:bCs/>
        </w:rPr>
        <w:t xml:space="preserve"> slope between inoculation treatments: </w:t>
      </w:r>
      <w:r>
        <w:rPr>
          <w:bCs/>
          <w:i/>
          <w:iCs/>
        </w:rPr>
        <w:t>p</w:t>
      </w:r>
      <w:r>
        <w:rPr>
          <w:bCs/>
        </w:rPr>
        <w:t>&lt;0.001).</w:t>
      </w:r>
    </w:p>
    <w:p w14:paraId="5BF7ED6E" w14:textId="5E5AD532" w:rsidR="009E6498" w:rsidRDefault="009E6498" w:rsidP="006554F2">
      <w:pPr>
        <w:spacing w:line="360" w:lineRule="auto"/>
        <w:ind w:firstLine="720"/>
        <w:rPr>
          <w:bCs/>
        </w:rPr>
      </w:pPr>
      <w:r>
        <w:rPr>
          <w:bCs/>
        </w:rPr>
        <w:t>Elevated CO</w:t>
      </w:r>
      <w:r>
        <w:rPr>
          <w:bCs/>
          <w:vertAlign w:val="subscript"/>
        </w:rPr>
        <w:t>2</w:t>
      </w:r>
      <w:r>
        <w:rPr>
          <w:bCs/>
        </w:rPr>
        <w:t xml:space="preserve"> increased </w:t>
      </w:r>
      <w:proofErr w:type="spellStart"/>
      <w:r>
        <w:rPr>
          <w:bCs/>
          <w:i/>
          <w:iCs/>
        </w:rPr>
        <w:t>N</w:t>
      </w:r>
      <w:r>
        <w:rPr>
          <w:bCs/>
          <w:vertAlign w:val="subscript"/>
        </w:rPr>
        <w:t>wp</w:t>
      </w:r>
      <w:proofErr w:type="spellEnd"/>
      <w:r>
        <w:rPr>
          <w:bCs/>
        </w:rPr>
        <w:t xml:space="preserve"> by 27% (</w:t>
      </w:r>
      <w:r>
        <w:rPr>
          <w:bCs/>
          <w:i/>
          <w:iCs/>
        </w:rPr>
        <w:t>p</w:t>
      </w:r>
      <w:r>
        <w:rPr>
          <w:bCs/>
        </w:rPr>
        <w:t xml:space="preserve">&lt;0.001; Table S3), a pattern that was enhanced with increasing </w:t>
      </w:r>
      <w:r w:rsidR="00BA37CE">
        <w:rPr>
          <w:bCs/>
        </w:rPr>
        <w:t xml:space="preserve">nitrogen </w:t>
      </w:r>
      <w:r>
        <w:rPr>
          <w:bCs/>
        </w:rPr>
        <w:t>fertilization (CO</w:t>
      </w:r>
      <w:r>
        <w:rPr>
          <w:bCs/>
          <w:vertAlign w:val="subscript"/>
        </w:rPr>
        <w:t>2</w:t>
      </w:r>
      <w:r>
        <w:rPr>
          <w:bCs/>
        </w:rPr>
        <w:t xml:space="preserve">-by-fertilization interaction: </w:t>
      </w:r>
      <w:r>
        <w:rPr>
          <w:bCs/>
          <w:i/>
          <w:iCs/>
        </w:rPr>
        <w:t>p</w:t>
      </w:r>
      <w:r>
        <w:rPr>
          <w:bCs/>
        </w:rPr>
        <w:t>&lt;0.05; Table S3)</w:t>
      </w:r>
      <w:r w:rsidR="006554F2">
        <w:rPr>
          <w:bCs/>
        </w:rPr>
        <w:t>. Inoculation did not modify effects of elevated CO</w:t>
      </w:r>
      <w:r w:rsidR="006554F2">
        <w:rPr>
          <w:bCs/>
          <w:vertAlign w:val="subscript"/>
        </w:rPr>
        <w:t>2</w:t>
      </w:r>
      <w:r w:rsidR="006554F2">
        <w:rPr>
          <w:bCs/>
        </w:rPr>
        <w:t xml:space="preserve"> on </w:t>
      </w:r>
      <w:proofErr w:type="spellStart"/>
      <w:r w:rsidR="006554F2">
        <w:rPr>
          <w:bCs/>
          <w:i/>
          <w:iCs/>
        </w:rPr>
        <w:t>N</w:t>
      </w:r>
      <w:r w:rsidR="006554F2">
        <w:rPr>
          <w:bCs/>
          <w:vertAlign w:val="subscript"/>
        </w:rPr>
        <w:t>wp</w:t>
      </w:r>
      <w:proofErr w:type="spellEnd"/>
      <w:r w:rsidR="006554F2" w:rsidRPr="006554F2">
        <w:rPr>
          <w:bCs/>
        </w:rPr>
        <w:t xml:space="preserve"> </w:t>
      </w:r>
      <w:r>
        <w:rPr>
          <w:bCs/>
        </w:rPr>
        <w:t>(CO</w:t>
      </w:r>
      <w:r>
        <w:rPr>
          <w:bCs/>
          <w:vertAlign w:val="subscript"/>
        </w:rPr>
        <w:t>2</w:t>
      </w:r>
      <w:r>
        <w:rPr>
          <w:bCs/>
        </w:rPr>
        <w:t xml:space="preserve">-by-inoculation interaction: </w:t>
      </w:r>
      <w:r>
        <w:rPr>
          <w:bCs/>
          <w:i/>
          <w:iCs/>
        </w:rPr>
        <w:t>p</w:t>
      </w:r>
      <w:r>
        <w:rPr>
          <w:bCs/>
        </w:rPr>
        <w:t xml:space="preserve">&gt;0.05; Table S3). An interaction between </w:t>
      </w:r>
      <w:r w:rsidR="00BA37CE">
        <w:rPr>
          <w:bCs/>
        </w:rPr>
        <w:t xml:space="preserve">nitrogen </w:t>
      </w:r>
      <w:r>
        <w:rPr>
          <w:bCs/>
        </w:rPr>
        <w:t>fertilization and inoculation (</w:t>
      </w:r>
      <w:r>
        <w:rPr>
          <w:bCs/>
          <w:i/>
          <w:iCs/>
        </w:rPr>
        <w:t>p</w:t>
      </w:r>
      <w:r>
        <w:rPr>
          <w:bCs/>
        </w:rPr>
        <w:t>&lt;0.001; Table S3) indicated that positive effect</w:t>
      </w:r>
      <w:r w:rsidR="006B26AF">
        <w:rPr>
          <w:bCs/>
        </w:rPr>
        <w:t>s</w:t>
      </w:r>
      <w:r>
        <w:rPr>
          <w:bCs/>
        </w:rPr>
        <w:t xml:space="preserve"> of increasing </w:t>
      </w:r>
      <w:ins w:id="2" w:author="Perkowski, Evan A" w:date="2023-11-13T15:52:00Z">
        <w:r w:rsidR="0042342A">
          <w:rPr>
            <w:bCs/>
          </w:rPr>
          <w:t xml:space="preserve">nitrogen </w:t>
        </w:r>
      </w:ins>
      <w:r>
        <w:rPr>
          <w:bCs/>
        </w:rPr>
        <w:t xml:space="preserve">fertilization on </w:t>
      </w:r>
      <w:proofErr w:type="spellStart"/>
      <w:r>
        <w:rPr>
          <w:bCs/>
          <w:i/>
          <w:iCs/>
        </w:rPr>
        <w:t>N</w:t>
      </w:r>
      <w:r>
        <w:rPr>
          <w:bCs/>
          <w:vertAlign w:val="subscript"/>
        </w:rPr>
        <w:t>wp</w:t>
      </w:r>
      <w:proofErr w:type="spellEnd"/>
      <w:r>
        <w:rPr>
          <w:bCs/>
        </w:rPr>
        <w:t xml:space="preserve"> (</w:t>
      </w:r>
      <w:r>
        <w:rPr>
          <w:bCs/>
          <w:i/>
          <w:iCs/>
        </w:rPr>
        <w:t>p</w:t>
      </w:r>
      <w:r>
        <w:rPr>
          <w:bCs/>
        </w:rPr>
        <w:t>&lt;0.001; Table S3) w</w:t>
      </w:r>
      <w:r w:rsidR="006B26AF">
        <w:rPr>
          <w:bCs/>
        </w:rPr>
        <w:t>ere</w:t>
      </w:r>
      <w:r>
        <w:rPr>
          <w:bCs/>
        </w:rPr>
        <w:t xml:space="preserve"> stronger in uninoculated plants</w:t>
      </w:r>
      <w:r w:rsidR="00992774">
        <w:rPr>
          <w:bCs/>
        </w:rPr>
        <w:t xml:space="preserve"> than inoculated plants</w:t>
      </w:r>
      <w:r>
        <w:rPr>
          <w:bCs/>
        </w:rPr>
        <w:t xml:space="preserve"> (Tukey</w:t>
      </w:r>
      <w:r w:rsidR="00992774">
        <w:rPr>
          <w:bCs/>
        </w:rPr>
        <w:t xml:space="preserve"> test comparing the fertilization-</w:t>
      </w:r>
      <w:proofErr w:type="spellStart"/>
      <w:r w:rsidR="00992774">
        <w:rPr>
          <w:bCs/>
          <w:i/>
          <w:iCs/>
        </w:rPr>
        <w:t>N</w:t>
      </w:r>
      <w:r w:rsidR="00992774">
        <w:rPr>
          <w:bCs/>
          <w:vertAlign w:val="subscript"/>
        </w:rPr>
        <w:t>wp</w:t>
      </w:r>
      <w:proofErr w:type="spellEnd"/>
      <w:r w:rsidR="00992774">
        <w:rPr>
          <w:bCs/>
        </w:rPr>
        <w:t xml:space="preserve"> slope between inoculation treatments</w:t>
      </w:r>
      <w:r>
        <w:rPr>
          <w:bCs/>
        </w:rPr>
        <w:t xml:space="preserve">: </w:t>
      </w:r>
      <w:r>
        <w:rPr>
          <w:bCs/>
          <w:i/>
          <w:iCs/>
        </w:rPr>
        <w:t>p</w:t>
      </w:r>
      <w:r>
        <w:rPr>
          <w:bCs/>
        </w:rPr>
        <w:t>&lt;0.001).</w:t>
      </w:r>
    </w:p>
    <w:p w14:paraId="2850FE18" w14:textId="77777777" w:rsidR="00B81848" w:rsidRPr="009E6498" w:rsidRDefault="00B81848" w:rsidP="009E6498">
      <w:pPr>
        <w:rPr>
          <w:bCs/>
        </w:rPr>
      </w:pPr>
    </w:p>
    <w:p w14:paraId="566BED0E" w14:textId="772D84EA" w:rsidR="005C6DC1" w:rsidRPr="000E7383" w:rsidRDefault="005C6DC1" w:rsidP="005C6DC1">
      <w:pPr>
        <w:spacing w:line="360" w:lineRule="auto"/>
        <w:rPr>
          <w:bCs/>
        </w:rPr>
      </w:pPr>
      <w:r w:rsidRPr="000E7383">
        <w:rPr>
          <w:bCs/>
          <w:i/>
          <w:iCs/>
        </w:rPr>
        <w:t>Nitrogen fixation</w:t>
      </w:r>
    </w:p>
    <w:p w14:paraId="170D30FF" w14:textId="4F305C7A" w:rsidR="00992774" w:rsidRPr="00992774" w:rsidRDefault="005C6DC1" w:rsidP="00FC634E">
      <w:pPr>
        <w:spacing w:line="360" w:lineRule="auto"/>
        <w:rPr>
          <w:bCs/>
        </w:rPr>
      </w:pPr>
      <w:r>
        <w:rPr>
          <w:bCs/>
        </w:rPr>
        <w:t xml:space="preserve">Nodule biomass </w:t>
      </w:r>
      <w:r w:rsidR="00634C03">
        <w:rPr>
          <w:bCs/>
        </w:rPr>
        <w:t>increased</w:t>
      </w:r>
      <w:r>
        <w:rPr>
          <w:bCs/>
        </w:rPr>
        <w:t xml:space="preserve"> by 30% under eCO</w:t>
      </w:r>
      <w:r>
        <w:rPr>
          <w:bCs/>
          <w:vertAlign w:val="subscript"/>
        </w:rPr>
        <w:t>2</w:t>
      </w:r>
      <w:r>
        <w:rPr>
          <w:bCs/>
        </w:rPr>
        <w:t xml:space="preserve"> (</w:t>
      </w:r>
      <w:r w:rsidRPr="00E4133D">
        <w:rPr>
          <w:bCs/>
          <w:i/>
          <w:iCs/>
        </w:rPr>
        <w:t>p</w:t>
      </w:r>
      <w:r>
        <w:rPr>
          <w:bCs/>
        </w:rPr>
        <w:t xml:space="preserve">&lt;0.001; Table </w:t>
      </w:r>
      <w:r w:rsidR="00FC634E">
        <w:rPr>
          <w:bCs/>
        </w:rPr>
        <w:t>S</w:t>
      </w:r>
      <w:r w:rsidR="00B81848">
        <w:rPr>
          <w:bCs/>
        </w:rPr>
        <w:t>4</w:t>
      </w:r>
      <w:r>
        <w:rPr>
          <w:bCs/>
        </w:rPr>
        <w:t xml:space="preserve">), a pattern that was </w:t>
      </w:r>
      <w:r w:rsidR="00992774">
        <w:rPr>
          <w:bCs/>
        </w:rPr>
        <w:t xml:space="preserve">not </w:t>
      </w:r>
      <w:r>
        <w:rPr>
          <w:bCs/>
        </w:rPr>
        <w:t xml:space="preserve">modified </w:t>
      </w:r>
      <w:r w:rsidR="009E6498">
        <w:rPr>
          <w:bCs/>
        </w:rPr>
        <w:t xml:space="preserve">by </w:t>
      </w:r>
      <w:ins w:id="3" w:author="Nick Smith" w:date="2023-11-13T14:30:00Z">
        <w:r w:rsidR="00BA37CE">
          <w:rPr>
            <w:bCs/>
          </w:rPr>
          <w:t xml:space="preserve">soil nitrogen </w:t>
        </w:r>
      </w:ins>
      <w:r w:rsidR="009E6498">
        <w:rPr>
          <w:bCs/>
        </w:rPr>
        <w:t>fertilization</w:t>
      </w:r>
      <w:r>
        <w:rPr>
          <w:bCs/>
        </w:rPr>
        <w:t xml:space="preserve"> (</w:t>
      </w:r>
      <w:r w:rsidR="00634C03">
        <w:rPr>
          <w:bCs/>
        </w:rPr>
        <w:t>CO</w:t>
      </w:r>
      <w:r w:rsidR="00634C03">
        <w:rPr>
          <w:bCs/>
          <w:vertAlign w:val="subscript"/>
        </w:rPr>
        <w:t>2</w:t>
      </w:r>
      <w:r w:rsidR="00634C03">
        <w:rPr>
          <w:bCs/>
        </w:rPr>
        <w:t xml:space="preserve">-by-fertilization interaction: </w:t>
      </w:r>
      <w:r w:rsidR="00634C03">
        <w:rPr>
          <w:bCs/>
          <w:i/>
          <w:iCs/>
        </w:rPr>
        <w:t>p</w:t>
      </w:r>
      <w:r w:rsidR="00864692">
        <w:rPr>
          <w:bCs/>
        </w:rPr>
        <w:t>&gt;0.05</w:t>
      </w:r>
      <w:r>
        <w:rPr>
          <w:bCs/>
        </w:rPr>
        <w:t xml:space="preserve">; Table </w:t>
      </w:r>
      <w:r w:rsidR="00FC634E">
        <w:rPr>
          <w:bCs/>
        </w:rPr>
        <w:t>S</w:t>
      </w:r>
      <w:r w:rsidR="00B81848">
        <w:rPr>
          <w:bCs/>
        </w:rPr>
        <w:t>4</w:t>
      </w:r>
      <w:r w:rsidR="00992774">
        <w:rPr>
          <w:bCs/>
        </w:rPr>
        <w:t>; Fig. S6a</w:t>
      </w:r>
      <w:r>
        <w:rPr>
          <w:bCs/>
        </w:rPr>
        <w:t>)</w:t>
      </w:r>
      <w:r w:rsidR="00992774">
        <w:rPr>
          <w:bCs/>
        </w:rPr>
        <w:t xml:space="preserve"> or</w:t>
      </w:r>
      <w:r>
        <w:rPr>
          <w:bCs/>
        </w:rPr>
        <w:t xml:space="preserve"> inoculation (</w:t>
      </w:r>
      <w:r w:rsidR="00992774">
        <w:rPr>
          <w:bCs/>
        </w:rPr>
        <w:t>CO</w:t>
      </w:r>
      <w:r w:rsidR="00992774">
        <w:rPr>
          <w:bCs/>
          <w:vertAlign w:val="subscript"/>
        </w:rPr>
        <w:t>2</w:t>
      </w:r>
      <w:r w:rsidR="00634C03">
        <w:rPr>
          <w:bCs/>
        </w:rPr>
        <w:t>-by-</w:t>
      </w:r>
      <w:r w:rsidR="00992774">
        <w:rPr>
          <w:bCs/>
        </w:rPr>
        <w:t>inoculation</w:t>
      </w:r>
      <w:r w:rsidR="00634C03">
        <w:rPr>
          <w:bCs/>
        </w:rPr>
        <w:t xml:space="preserve"> interaction: </w:t>
      </w:r>
      <w:r w:rsidRPr="00E4133D">
        <w:rPr>
          <w:bCs/>
          <w:i/>
          <w:iCs/>
        </w:rPr>
        <w:t>p</w:t>
      </w:r>
      <w:r w:rsidR="00864692">
        <w:rPr>
          <w:bCs/>
        </w:rPr>
        <w:t>&gt;0.05</w:t>
      </w:r>
      <w:r>
        <w:rPr>
          <w:bCs/>
        </w:rPr>
        <w:t xml:space="preserve">; Table </w:t>
      </w:r>
      <w:r w:rsidR="00FC634E">
        <w:rPr>
          <w:bCs/>
        </w:rPr>
        <w:t>S</w:t>
      </w:r>
      <w:r w:rsidR="00B81848">
        <w:rPr>
          <w:bCs/>
        </w:rPr>
        <w:t>4</w:t>
      </w:r>
      <w:r>
        <w:rPr>
          <w:bCs/>
        </w:rPr>
        <w:t xml:space="preserve">). </w:t>
      </w:r>
      <w:r w:rsidR="009E6498">
        <w:rPr>
          <w:bCs/>
        </w:rPr>
        <w:t>An</w:t>
      </w:r>
      <w:r>
        <w:rPr>
          <w:bCs/>
        </w:rPr>
        <w:t xml:space="preserve"> interaction between </w:t>
      </w:r>
      <w:ins w:id="4" w:author="Nick Smith" w:date="2023-11-13T14:30:00Z">
        <w:r w:rsidR="00BA37CE">
          <w:rPr>
            <w:bCs/>
          </w:rPr>
          <w:t xml:space="preserve">soil nitrogen </w:t>
        </w:r>
      </w:ins>
      <w:r>
        <w:rPr>
          <w:bCs/>
        </w:rPr>
        <w:t>fertilization and inoculation (</w:t>
      </w:r>
      <w:r w:rsidRPr="00E4133D">
        <w:rPr>
          <w:bCs/>
          <w:i/>
          <w:iCs/>
        </w:rPr>
        <w:t>p</w:t>
      </w:r>
      <w:r>
        <w:rPr>
          <w:bCs/>
        </w:rPr>
        <w:t xml:space="preserve">&lt;0.001; Table </w:t>
      </w:r>
      <w:r w:rsidR="00FC634E">
        <w:rPr>
          <w:bCs/>
        </w:rPr>
        <w:t>S</w:t>
      </w:r>
      <w:r w:rsidR="00B81848">
        <w:rPr>
          <w:bCs/>
        </w:rPr>
        <w:t>4</w:t>
      </w:r>
      <w:r>
        <w:rPr>
          <w:bCs/>
        </w:rPr>
        <w:t xml:space="preserve">) </w:t>
      </w:r>
      <w:r w:rsidR="009E6498">
        <w:rPr>
          <w:bCs/>
        </w:rPr>
        <w:t>indicated that negative effect</w:t>
      </w:r>
      <w:r w:rsidR="006B26AF">
        <w:rPr>
          <w:bCs/>
        </w:rPr>
        <w:t>s</w:t>
      </w:r>
      <w:r w:rsidR="009E6498">
        <w:rPr>
          <w:bCs/>
        </w:rPr>
        <w:t xml:space="preserve"> of increasing </w:t>
      </w:r>
      <w:ins w:id="5" w:author="Nick Smith" w:date="2023-11-13T14:30:00Z">
        <w:r w:rsidR="00BA37CE">
          <w:rPr>
            <w:bCs/>
          </w:rPr>
          <w:t xml:space="preserve">soil nitrogen </w:t>
        </w:r>
      </w:ins>
      <w:r w:rsidR="009E6498">
        <w:rPr>
          <w:bCs/>
        </w:rPr>
        <w:t>fertilization on nodule biomass</w:t>
      </w:r>
      <w:r w:rsidR="00992774">
        <w:rPr>
          <w:bCs/>
        </w:rPr>
        <w:t xml:space="preserve"> (</w:t>
      </w:r>
      <w:r w:rsidR="00992774">
        <w:rPr>
          <w:bCs/>
          <w:i/>
          <w:iCs/>
        </w:rPr>
        <w:t>p</w:t>
      </w:r>
      <w:r w:rsidR="00992774">
        <w:rPr>
          <w:bCs/>
        </w:rPr>
        <w:t>&lt;0.001; Table S4)</w:t>
      </w:r>
      <w:r w:rsidR="009E6498">
        <w:rPr>
          <w:bCs/>
        </w:rPr>
        <w:t xml:space="preserve"> w</w:t>
      </w:r>
      <w:r w:rsidR="006B26AF">
        <w:rPr>
          <w:bCs/>
        </w:rPr>
        <w:t>ere</w:t>
      </w:r>
      <w:r w:rsidR="009E6498">
        <w:rPr>
          <w:bCs/>
        </w:rPr>
        <w:t xml:space="preserve"> </w:t>
      </w:r>
      <w:r w:rsidR="00992774">
        <w:rPr>
          <w:bCs/>
        </w:rPr>
        <w:t xml:space="preserve">driven by inoculated plants (Tukey test comparing the fertilization-nodule biomass slope in inoculated plants: </w:t>
      </w:r>
      <w:r w:rsidR="00992774">
        <w:rPr>
          <w:bCs/>
          <w:i/>
          <w:iCs/>
        </w:rPr>
        <w:t>p</w:t>
      </w:r>
      <w:r w:rsidR="00992774">
        <w:rPr>
          <w:bCs/>
        </w:rPr>
        <w:t xml:space="preserve">&lt;0.001), as there was no effect of </w:t>
      </w:r>
      <w:ins w:id="6" w:author="Nick Smith" w:date="2023-11-13T14:31:00Z">
        <w:r w:rsidR="00BA37CE">
          <w:rPr>
            <w:bCs/>
          </w:rPr>
          <w:t xml:space="preserve">soil nitrogen </w:t>
        </w:r>
      </w:ins>
      <w:r w:rsidR="00992774">
        <w:rPr>
          <w:bCs/>
        </w:rPr>
        <w:t xml:space="preserve">fertilization on nodule biomass in </w:t>
      </w:r>
      <w:r w:rsidR="00992774">
        <w:rPr>
          <w:bCs/>
        </w:rPr>
        <w:lastRenderedPageBreak/>
        <w:t xml:space="preserve">uninoculated plants (Tukey test comparing the fertilization-nodule biomass slope in uninoculated plants: </w:t>
      </w:r>
      <w:r w:rsidR="00992774">
        <w:rPr>
          <w:bCs/>
          <w:i/>
          <w:iCs/>
        </w:rPr>
        <w:t>p</w:t>
      </w:r>
      <w:r w:rsidR="00992774">
        <w:rPr>
          <w:bCs/>
        </w:rPr>
        <w:t>&gt;0.05; Fig. S6a).</w:t>
      </w:r>
    </w:p>
    <w:p w14:paraId="33BD3DB0" w14:textId="77777777" w:rsidR="00992774" w:rsidRDefault="00992774" w:rsidP="00FC634E">
      <w:pPr>
        <w:spacing w:line="360" w:lineRule="auto"/>
        <w:rPr>
          <w:bCs/>
        </w:rPr>
      </w:pPr>
    </w:p>
    <w:p w14:paraId="56BE3128" w14:textId="31DE27DC" w:rsidR="002E29A4" w:rsidRDefault="005C6DC1" w:rsidP="002E29A4">
      <w:pPr>
        <w:spacing w:line="360" w:lineRule="auto"/>
        <w:ind w:firstLine="720"/>
        <w:rPr>
          <w:bCs/>
        </w:rPr>
      </w:pPr>
      <w:r>
        <w:rPr>
          <w:bCs/>
        </w:rPr>
        <w:t>There was no effect of CO</w:t>
      </w:r>
      <w:r>
        <w:rPr>
          <w:bCs/>
          <w:vertAlign w:val="subscript"/>
        </w:rPr>
        <w:t>2</w:t>
      </w:r>
      <w:r>
        <w:rPr>
          <w:bCs/>
        </w:rPr>
        <w:t xml:space="preserve"> </w:t>
      </w:r>
      <w:r w:rsidR="00634C03">
        <w:rPr>
          <w:bCs/>
        </w:rPr>
        <w:t xml:space="preserve">treatment </w:t>
      </w:r>
      <w:r>
        <w:rPr>
          <w:bCs/>
        </w:rPr>
        <w:t>on nodule: root biomass (</w:t>
      </w:r>
      <w:r w:rsidRPr="00E4133D">
        <w:rPr>
          <w:bCs/>
          <w:i/>
          <w:iCs/>
        </w:rPr>
        <w:t>p</w:t>
      </w:r>
      <w:r w:rsidR="00864692">
        <w:rPr>
          <w:bCs/>
        </w:rPr>
        <w:t>&gt;0.05</w:t>
      </w:r>
      <w:r>
        <w:rPr>
          <w:bCs/>
        </w:rPr>
        <w:t xml:space="preserve">; Table </w:t>
      </w:r>
      <w:r w:rsidR="00FC634E">
        <w:rPr>
          <w:bCs/>
        </w:rPr>
        <w:t>S</w:t>
      </w:r>
      <w:r w:rsidR="00992774">
        <w:rPr>
          <w:bCs/>
        </w:rPr>
        <w:t>4</w:t>
      </w:r>
      <w:r>
        <w:rPr>
          <w:bCs/>
        </w:rPr>
        <w:t>)</w:t>
      </w:r>
      <w:r w:rsidR="00992774">
        <w:rPr>
          <w:bCs/>
        </w:rPr>
        <w:t xml:space="preserve">, a pattern that was not modified by </w:t>
      </w:r>
      <w:ins w:id="7" w:author="Nick Smith" w:date="2023-11-13T14:31:00Z">
        <w:r w:rsidR="00BA37CE">
          <w:rPr>
            <w:bCs/>
          </w:rPr>
          <w:t xml:space="preserve">soil nitrogen </w:t>
        </w:r>
      </w:ins>
      <w:r w:rsidR="00992774">
        <w:rPr>
          <w:bCs/>
        </w:rPr>
        <w:t>fertilization (CO</w:t>
      </w:r>
      <w:r w:rsidR="00992774">
        <w:rPr>
          <w:bCs/>
          <w:vertAlign w:val="subscript"/>
        </w:rPr>
        <w:t>2</w:t>
      </w:r>
      <w:r w:rsidR="00992774">
        <w:rPr>
          <w:bCs/>
        </w:rPr>
        <w:t xml:space="preserve">-by-fertilization interaction: </w:t>
      </w:r>
      <w:r w:rsidR="00992774">
        <w:rPr>
          <w:bCs/>
          <w:i/>
          <w:iCs/>
        </w:rPr>
        <w:t>p</w:t>
      </w:r>
      <w:r w:rsidR="00992774">
        <w:rPr>
          <w:bCs/>
        </w:rPr>
        <w:t xml:space="preserve">&gt;0.05; Table S4). However, an </w:t>
      </w:r>
      <w:r>
        <w:rPr>
          <w:bCs/>
        </w:rPr>
        <w:t>interaction between CO</w:t>
      </w:r>
      <w:r>
        <w:rPr>
          <w:bCs/>
          <w:vertAlign w:val="subscript"/>
        </w:rPr>
        <w:t>2</w:t>
      </w:r>
      <w:r>
        <w:rPr>
          <w:bCs/>
        </w:rPr>
        <w:t xml:space="preserve"> and inoculation (</w:t>
      </w:r>
      <w:r w:rsidRPr="00E4133D">
        <w:rPr>
          <w:bCs/>
          <w:i/>
          <w:iCs/>
        </w:rPr>
        <w:t>p</w:t>
      </w:r>
      <w:r>
        <w:rPr>
          <w:bCs/>
        </w:rPr>
        <w:t xml:space="preserve">&lt;0.001; Table </w:t>
      </w:r>
      <w:r w:rsidR="00FC634E">
        <w:rPr>
          <w:bCs/>
        </w:rPr>
        <w:t>S</w:t>
      </w:r>
      <w:r w:rsidR="00B81848">
        <w:rPr>
          <w:bCs/>
        </w:rPr>
        <w:t>4</w:t>
      </w:r>
      <w:r>
        <w:rPr>
          <w:bCs/>
        </w:rPr>
        <w:t xml:space="preserve">) indicated </w:t>
      </w:r>
      <w:r w:rsidR="00992774">
        <w:rPr>
          <w:bCs/>
        </w:rPr>
        <w:t xml:space="preserve">that </w:t>
      </w:r>
      <w:r w:rsidR="002E29A4">
        <w:rPr>
          <w:bCs/>
        </w:rPr>
        <w:t>positive effects of inoculation on nodule: root biomass (</w:t>
      </w:r>
      <w:r w:rsidR="002E29A4">
        <w:rPr>
          <w:bCs/>
          <w:i/>
          <w:iCs/>
        </w:rPr>
        <w:t>p</w:t>
      </w:r>
      <w:r w:rsidR="002E29A4">
        <w:rPr>
          <w:bCs/>
        </w:rPr>
        <w:t xml:space="preserve">&lt;0.001; Table S4) was stronger under </w:t>
      </w:r>
      <w:r>
        <w:rPr>
          <w:bCs/>
        </w:rPr>
        <w:t>a</w:t>
      </w:r>
      <w:r w:rsidR="002E29A4">
        <w:rPr>
          <w:bCs/>
        </w:rPr>
        <w:t xml:space="preserve">mbient </w:t>
      </w:r>
      <w:r>
        <w:rPr>
          <w:bCs/>
        </w:rPr>
        <w:t>CO</w:t>
      </w:r>
      <w:r>
        <w:rPr>
          <w:bCs/>
          <w:vertAlign w:val="subscript"/>
        </w:rPr>
        <w:t>2</w:t>
      </w:r>
      <w:r>
        <w:rPr>
          <w:bCs/>
        </w:rPr>
        <w:t xml:space="preserve"> (3129% increase; Tukey</w:t>
      </w:r>
      <w:r w:rsidR="002E29A4">
        <w:rPr>
          <w:bCs/>
        </w:rPr>
        <w:t xml:space="preserve"> test comparing the inoculation effect under ambient CO</w:t>
      </w:r>
      <w:r w:rsidR="002E29A4">
        <w:rPr>
          <w:bCs/>
          <w:vertAlign w:val="subscript"/>
        </w:rPr>
        <w:t>2</w:t>
      </w:r>
      <w:r>
        <w:rPr>
          <w:bCs/>
        </w:rPr>
        <w:t xml:space="preserve">: </w:t>
      </w:r>
      <w:r w:rsidRPr="00E4133D">
        <w:rPr>
          <w:bCs/>
          <w:i/>
          <w:iCs/>
        </w:rPr>
        <w:t>p</w:t>
      </w:r>
      <w:r>
        <w:rPr>
          <w:bCs/>
        </w:rPr>
        <w:t>&lt;0.001) than e</w:t>
      </w:r>
      <w:r w:rsidR="002E29A4">
        <w:rPr>
          <w:bCs/>
        </w:rPr>
        <w:t xml:space="preserve">levated </w:t>
      </w:r>
      <w:r>
        <w:rPr>
          <w:bCs/>
        </w:rPr>
        <w:t>CO</w:t>
      </w:r>
      <w:r>
        <w:rPr>
          <w:bCs/>
          <w:vertAlign w:val="subscript"/>
        </w:rPr>
        <w:t>2</w:t>
      </w:r>
      <w:r>
        <w:rPr>
          <w:bCs/>
        </w:rPr>
        <w:t xml:space="preserve"> (379% increase; Tukey</w:t>
      </w:r>
      <w:r w:rsidR="002E29A4">
        <w:rPr>
          <w:bCs/>
        </w:rPr>
        <w:t xml:space="preserve"> test comparing the inoculation effect under elevated CO</w:t>
      </w:r>
      <w:r w:rsidR="002E29A4">
        <w:rPr>
          <w:bCs/>
          <w:vertAlign w:val="subscript"/>
        </w:rPr>
        <w:t>2</w:t>
      </w:r>
      <w:r>
        <w:rPr>
          <w:bCs/>
        </w:rPr>
        <w:t xml:space="preserve">: </w:t>
      </w:r>
      <w:r w:rsidRPr="00E4133D">
        <w:rPr>
          <w:bCs/>
          <w:i/>
          <w:iCs/>
        </w:rPr>
        <w:t>p</w:t>
      </w:r>
      <w:r>
        <w:rPr>
          <w:bCs/>
        </w:rPr>
        <w:t xml:space="preserve">&lt;0.001). An interaction between </w:t>
      </w:r>
      <w:ins w:id="8" w:author="Nick Smith" w:date="2023-11-13T14:31:00Z">
        <w:r w:rsidR="00BA37CE">
          <w:rPr>
            <w:bCs/>
          </w:rPr>
          <w:t xml:space="preserve">soil nitrogen </w:t>
        </w:r>
      </w:ins>
      <w:r>
        <w:rPr>
          <w:bCs/>
        </w:rPr>
        <w:t>fertilization and inoculation (</w:t>
      </w:r>
      <w:r w:rsidRPr="00E4133D">
        <w:rPr>
          <w:bCs/>
          <w:i/>
          <w:iCs/>
        </w:rPr>
        <w:t>p</w:t>
      </w:r>
      <w:r>
        <w:rPr>
          <w:bCs/>
        </w:rPr>
        <w:t xml:space="preserve">&lt;0.001; Table </w:t>
      </w:r>
      <w:r w:rsidR="00B81848">
        <w:rPr>
          <w:bCs/>
        </w:rPr>
        <w:t>S4</w:t>
      </w:r>
      <w:r>
        <w:rPr>
          <w:bCs/>
        </w:rPr>
        <w:t>) indicated that negative effect</w:t>
      </w:r>
      <w:r w:rsidR="006B26AF">
        <w:rPr>
          <w:bCs/>
        </w:rPr>
        <w:t>s</w:t>
      </w:r>
      <w:r>
        <w:rPr>
          <w:bCs/>
        </w:rPr>
        <w:t xml:space="preserve"> of increasing </w:t>
      </w:r>
      <w:ins w:id="9" w:author="Nick Smith" w:date="2023-11-13T14:31:00Z">
        <w:r w:rsidR="00BA37CE">
          <w:rPr>
            <w:bCs/>
          </w:rPr>
          <w:t xml:space="preserve">soil nitrogen </w:t>
        </w:r>
      </w:ins>
      <w:r>
        <w:rPr>
          <w:bCs/>
        </w:rPr>
        <w:t>fertilization on nodule: root biomass (</w:t>
      </w:r>
      <w:r w:rsidRPr="00E4133D">
        <w:rPr>
          <w:bCs/>
          <w:i/>
          <w:iCs/>
        </w:rPr>
        <w:t>p</w:t>
      </w:r>
      <w:r>
        <w:rPr>
          <w:bCs/>
        </w:rPr>
        <w:t xml:space="preserve">&lt;0.001; Table </w:t>
      </w:r>
      <w:r w:rsidR="00FC634E">
        <w:rPr>
          <w:bCs/>
        </w:rPr>
        <w:t>S</w:t>
      </w:r>
      <w:r w:rsidR="00B81848">
        <w:rPr>
          <w:bCs/>
        </w:rPr>
        <w:t>4</w:t>
      </w:r>
      <w:r>
        <w:rPr>
          <w:bCs/>
        </w:rPr>
        <w:t>) w</w:t>
      </w:r>
      <w:r w:rsidR="006B26AF">
        <w:rPr>
          <w:bCs/>
        </w:rPr>
        <w:t>ere</w:t>
      </w:r>
      <w:r>
        <w:rPr>
          <w:bCs/>
        </w:rPr>
        <w:t xml:space="preserve"> stronger in inoculated pots (Tukey</w:t>
      </w:r>
      <w:r w:rsidR="002E29A4">
        <w:rPr>
          <w:bCs/>
        </w:rPr>
        <w:t xml:space="preserve"> test comparing the fertilization-nodule: root biomass slope between inoculation treatments</w:t>
      </w:r>
      <w:r>
        <w:rPr>
          <w:bCs/>
        </w:rPr>
        <w:t xml:space="preserve">: </w:t>
      </w:r>
      <w:r w:rsidRPr="00E4133D">
        <w:rPr>
          <w:bCs/>
          <w:i/>
          <w:iCs/>
        </w:rPr>
        <w:t>p</w:t>
      </w:r>
      <w:r>
        <w:rPr>
          <w:bCs/>
        </w:rPr>
        <w:t xml:space="preserve">&lt;0.001; Fig. </w:t>
      </w:r>
      <w:r w:rsidR="00FC634E">
        <w:rPr>
          <w:bCs/>
        </w:rPr>
        <w:t>S</w:t>
      </w:r>
      <w:r w:rsidR="00FB48B4">
        <w:rPr>
          <w:bCs/>
        </w:rPr>
        <w:t>6</w:t>
      </w:r>
      <w:r w:rsidR="00FC634E">
        <w:rPr>
          <w:bCs/>
        </w:rPr>
        <w:t>b</w:t>
      </w:r>
      <w:r>
        <w:rPr>
          <w:bCs/>
        </w:rPr>
        <w:t>).</w:t>
      </w:r>
    </w:p>
    <w:p w14:paraId="711497DC" w14:textId="49798A5F" w:rsidR="005C6DC1" w:rsidRPr="009E6498" w:rsidRDefault="005C6DC1" w:rsidP="002E29A4">
      <w:pPr>
        <w:spacing w:line="360" w:lineRule="auto"/>
        <w:ind w:firstLine="720"/>
        <w:rPr>
          <w:bCs/>
        </w:rPr>
      </w:pPr>
      <w:r>
        <w:rPr>
          <w:b/>
          <w:bCs/>
        </w:rPr>
        <w:br w:type="page"/>
      </w:r>
    </w:p>
    <w:p w14:paraId="1C68FD1B" w14:textId="1708BC4E" w:rsidR="00323E9E" w:rsidRDefault="00323E9E" w:rsidP="00864692">
      <w:pPr>
        <w:spacing w:line="360" w:lineRule="auto"/>
      </w:pPr>
      <w:r>
        <w:rPr>
          <w:b/>
          <w:bCs/>
        </w:rPr>
        <w:lastRenderedPageBreak/>
        <w:t>Table S1</w:t>
      </w:r>
      <w:r>
        <w:t xml:space="preserve"> Summary table containing volumes of compounds used to create modified Hoagland’s solutions for each soil nitrogen fertilization treatment. All volumes are expressed as milliliters per liter (mL/L)</w:t>
      </w:r>
    </w:p>
    <w:p w14:paraId="52201AE1" w14:textId="77777777" w:rsidR="00923444" w:rsidRPr="00EE0B37" w:rsidRDefault="00923444" w:rsidP="00864692">
      <w:pPr>
        <w:spacing w:line="360" w:lineRule="auto"/>
      </w:pPr>
    </w:p>
    <w:tbl>
      <w:tblPr>
        <w:tblW w:w="9208" w:type="dxa"/>
        <w:tblLook w:val="04A0" w:firstRow="1" w:lastRow="0" w:firstColumn="1" w:lastColumn="0" w:noHBand="0" w:noVBand="1"/>
      </w:tblPr>
      <w:tblGrid>
        <w:gridCol w:w="1923"/>
        <w:gridCol w:w="1457"/>
        <w:gridCol w:w="1457"/>
        <w:gridCol w:w="1457"/>
        <w:gridCol w:w="1457"/>
        <w:gridCol w:w="1457"/>
      </w:tblGrid>
      <w:tr w:rsidR="00EE0B37" w:rsidRPr="00323E9E" w14:paraId="40132FE0"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hideMark/>
          </w:tcPr>
          <w:p w14:paraId="62F5D7A5" w14:textId="64C6E201" w:rsidR="00EE0B37" w:rsidRPr="00EE0B37" w:rsidRDefault="00EE0B37" w:rsidP="00323E9E">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hideMark/>
          </w:tcPr>
          <w:p w14:paraId="0C5EC88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0 ppm N</w:t>
            </w:r>
          </w:p>
        </w:tc>
        <w:tc>
          <w:tcPr>
            <w:tcW w:w="1457" w:type="dxa"/>
            <w:tcBorders>
              <w:top w:val="single" w:sz="4" w:space="0" w:color="auto"/>
              <w:left w:val="nil"/>
              <w:bottom w:val="single" w:sz="4" w:space="0" w:color="auto"/>
              <w:right w:val="nil"/>
            </w:tcBorders>
            <w:shd w:val="clear" w:color="auto" w:fill="auto"/>
            <w:noWrap/>
            <w:vAlign w:val="center"/>
            <w:hideMark/>
          </w:tcPr>
          <w:p w14:paraId="2B40D3D7"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35 ppm N</w:t>
            </w:r>
          </w:p>
        </w:tc>
        <w:tc>
          <w:tcPr>
            <w:tcW w:w="1457" w:type="dxa"/>
            <w:tcBorders>
              <w:top w:val="single" w:sz="4" w:space="0" w:color="auto"/>
              <w:left w:val="nil"/>
              <w:bottom w:val="single" w:sz="4" w:space="0" w:color="auto"/>
              <w:right w:val="nil"/>
            </w:tcBorders>
            <w:shd w:val="clear" w:color="auto" w:fill="auto"/>
            <w:noWrap/>
            <w:vAlign w:val="center"/>
            <w:hideMark/>
          </w:tcPr>
          <w:p w14:paraId="710BBA4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70 ppm N</w:t>
            </w:r>
          </w:p>
        </w:tc>
        <w:tc>
          <w:tcPr>
            <w:tcW w:w="1457" w:type="dxa"/>
            <w:tcBorders>
              <w:top w:val="single" w:sz="4" w:space="0" w:color="auto"/>
              <w:left w:val="nil"/>
              <w:bottom w:val="single" w:sz="4" w:space="0" w:color="auto"/>
              <w:right w:val="nil"/>
            </w:tcBorders>
            <w:shd w:val="clear" w:color="auto" w:fill="auto"/>
            <w:noWrap/>
            <w:vAlign w:val="center"/>
            <w:hideMark/>
          </w:tcPr>
          <w:p w14:paraId="69F6AB41"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105 ppm N</w:t>
            </w:r>
          </w:p>
        </w:tc>
        <w:tc>
          <w:tcPr>
            <w:tcW w:w="1457" w:type="dxa"/>
            <w:tcBorders>
              <w:top w:val="single" w:sz="4" w:space="0" w:color="auto"/>
              <w:left w:val="nil"/>
              <w:bottom w:val="single" w:sz="4" w:space="0" w:color="auto"/>
              <w:right w:val="nil"/>
            </w:tcBorders>
            <w:shd w:val="clear" w:color="auto" w:fill="auto"/>
            <w:noWrap/>
            <w:vAlign w:val="center"/>
            <w:hideMark/>
          </w:tcPr>
          <w:p w14:paraId="3714D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140 ppm N</w:t>
            </w:r>
          </w:p>
        </w:tc>
      </w:tr>
      <w:tr w:rsidR="00EE0B37" w:rsidRPr="00323E9E" w14:paraId="7E4B4CFB" w14:textId="77777777" w:rsidTr="00EE0B37">
        <w:trPr>
          <w:trHeight w:val="360"/>
        </w:trPr>
        <w:tc>
          <w:tcPr>
            <w:tcW w:w="1923" w:type="dxa"/>
            <w:tcBorders>
              <w:top w:val="single" w:sz="4" w:space="0" w:color="auto"/>
              <w:left w:val="nil"/>
              <w:bottom w:val="nil"/>
              <w:right w:val="nil"/>
            </w:tcBorders>
            <w:shd w:val="clear" w:color="auto" w:fill="auto"/>
            <w:noWrap/>
            <w:vAlign w:val="center"/>
            <w:hideMark/>
          </w:tcPr>
          <w:p w14:paraId="3B206CFB"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hideMark/>
          </w:tcPr>
          <w:p w14:paraId="6601B36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single" w:sz="4" w:space="0" w:color="auto"/>
              <w:left w:val="nil"/>
              <w:bottom w:val="nil"/>
              <w:right w:val="nil"/>
            </w:tcBorders>
            <w:shd w:val="clear" w:color="auto" w:fill="auto"/>
            <w:noWrap/>
            <w:vAlign w:val="center"/>
            <w:hideMark/>
          </w:tcPr>
          <w:p w14:paraId="6A4C1E3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single" w:sz="4" w:space="0" w:color="auto"/>
              <w:left w:val="nil"/>
              <w:bottom w:val="nil"/>
              <w:right w:val="nil"/>
            </w:tcBorders>
            <w:shd w:val="clear" w:color="auto" w:fill="auto"/>
            <w:noWrap/>
            <w:vAlign w:val="center"/>
            <w:hideMark/>
          </w:tcPr>
          <w:p w14:paraId="052F9C0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single" w:sz="4" w:space="0" w:color="auto"/>
              <w:left w:val="nil"/>
              <w:bottom w:val="nil"/>
              <w:right w:val="nil"/>
            </w:tcBorders>
            <w:shd w:val="clear" w:color="auto" w:fill="auto"/>
            <w:noWrap/>
            <w:vAlign w:val="center"/>
            <w:hideMark/>
          </w:tcPr>
          <w:p w14:paraId="0E81FB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single" w:sz="4" w:space="0" w:color="auto"/>
              <w:left w:val="nil"/>
              <w:bottom w:val="nil"/>
              <w:right w:val="nil"/>
            </w:tcBorders>
            <w:shd w:val="clear" w:color="auto" w:fill="auto"/>
            <w:noWrap/>
            <w:vAlign w:val="center"/>
            <w:hideMark/>
          </w:tcPr>
          <w:p w14:paraId="2BA3157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37454272" w14:textId="77777777" w:rsidTr="00EE0B37">
        <w:trPr>
          <w:trHeight w:val="360"/>
        </w:trPr>
        <w:tc>
          <w:tcPr>
            <w:tcW w:w="1923" w:type="dxa"/>
            <w:tcBorders>
              <w:top w:val="nil"/>
              <w:left w:val="nil"/>
              <w:bottom w:val="nil"/>
              <w:right w:val="nil"/>
            </w:tcBorders>
            <w:shd w:val="clear" w:color="auto" w:fill="auto"/>
            <w:noWrap/>
            <w:vAlign w:val="center"/>
            <w:hideMark/>
          </w:tcPr>
          <w:p w14:paraId="29D5276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71557BB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77794CB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0380EBE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03E724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55829B2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4DEA365F" w14:textId="77777777" w:rsidTr="00EE0B37">
        <w:trPr>
          <w:trHeight w:val="360"/>
        </w:trPr>
        <w:tc>
          <w:tcPr>
            <w:tcW w:w="1923" w:type="dxa"/>
            <w:tcBorders>
              <w:top w:val="nil"/>
              <w:left w:val="nil"/>
              <w:bottom w:val="nil"/>
              <w:right w:val="nil"/>
            </w:tcBorders>
            <w:shd w:val="clear" w:color="auto" w:fill="auto"/>
            <w:noWrap/>
            <w:vAlign w:val="center"/>
            <w:hideMark/>
          </w:tcPr>
          <w:p w14:paraId="7712DD1D" w14:textId="0D5C4D81"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hideMark/>
          </w:tcPr>
          <w:p w14:paraId="29B9893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4DD2AB9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260ED10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217599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37A14B5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7F61621E" w14:textId="77777777" w:rsidTr="00EE0B37">
        <w:trPr>
          <w:trHeight w:val="360"/>
        </w:trPr>
        <w:tc>
          <w:tcPr>
            <w:tcW w:w="1923" w:type="dxa"/>
            <w:tcBorders>
              <w:top w:val="nil"/>
              <w:left w:val="nil"/>
              <w:bottom w:val="nil"/>
              <w:right w:val="nil"/>
            </w:tcBorders>
            <w:shd w:val="clear" w:color="auto" w:fill="auto"/>
            <w:noWrap/>
            <w:vAlign w:val="center"/>
            <w:hideMark/>
          </w:tcPr>
          <w:p w14:paraId="2D34C13D"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5BE61C1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25D1BE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nil"/>
              <w:left w:val="nil"/>
              <w:bottom w:val="nil"/>
              <w:right w:val="nil"/>
            </w:tcBorders>
            <w:shd w:val="clear" w:color="auto" w:fill="auto"/>
            <w:noWrap/>
            <w:vAlign w:val="center"/>
            <w:hideMark/>
          </w:tcPr>
          <w:p w14:paraId="7A8EF43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nil"/>
              <w:left w:val="nil"/>
              <w:bottom w:val="nil"/>
              <w:right w:val="nil"/>
            </w:tcBorders>
            <w:shd w:val="clear" w:color="auto" w:fill="auto"/>
            <w:noWrap/>
            <w:vAlign w:val="center"/>
            <w:hideMark/>
          </w:tcPr>
          <w:p w14:paraId="593C75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nil"/>
              <w:left w:val="nil"/>
              <w:bottom w:val="nil"/>
              <w:right w:val="nil"/>
            </w:tcBorders>
            <w:shd w:val="clear" w:color="auto" w:fill="auto"/>
            <w:noWrap/>
            <w:vAlign w:val="center"/>
            <w:hideMark/>
          </w:tcPr>
          <w:p w14:paraId="7F79F84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7E9CF3A2" w14:textId="77777777" w:rsidTr="00EE0B37">
        <w:trPr>
          <w:trHeight w:val="360"/>
        </w:trPr>
        <w:tc>
          <w:tcPr>
            <w:tcW w:w="1923" w:type="dxa"/>
            <w:tcBorders>
              <w:top w:val="nil"/>
              <w:left w:val="nil"/>
              <w:bottom w:val="dashed" w:sz="8" w:space="0" w:color="auto"/>
              <w:right w:val="nil"/>
            </w:tcBorders>
            <w:shd w:val="clear" w:color="auto" w:fill="auto"/>
            <w:noWrap/>
            <w:vAlign w:val="center"/>
            <w:hideMark/>
          </w:tcPr>
          <w:p w14:paraId="55FE03D2"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hideMark/>
          </w:tcPr>
          <w:p w14:paraId="0CE570E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29DB3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35CB796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FDA65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72E2E80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r>
      <w:tr w:rsidR="00EE0B37" w:rsidRPr="00323E9E" w14:paraId="673457CD" w14:textId="77777777" w:rsidTr="00EE0B37">
        <w:trPr>
          <w:trHeight w:val="360"/>
        </w:trPr>
        <w:tc>
          <w:tcPr>
            <w:tcW w:w="1923" w:type="dxa"/>
            <w:tcBorders>
              <w:top w:val="dashed" w:sz="8" w:space="0" w:color="auto"/>
              <w:left w:val="nil"/>
              <w:bottom w:val="nil"/>
              <w:right w:val="nil"/>
            </w:tcBorders>
            <w:shd w:val="clear" w:color="auto" w:fill="auto"/>
            <w:noWrap/>
            <w:vAlign w:val="center"/>
            <w:hideMark/>
          </w:tcPr>
          <w:p w14:paraId="663B93B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hideMark/>
          </w:tcPr>
          <w:p w14:paraId="169FF70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dashed" w:sz="8" w:space="0" w:color="auto"/>
              <w:left w:val="nil"/>
              <w:bottom w:val="nil"/>
              <w:right w:val="nil"/>
            </w:tcBorders>
            <w:shd w:val="clear" w:color="auto" w:fill="auto"/>
            <w:noWrap/>
            <w:vAlign w:val="center"/>
            <w:hideMark/>
          </w:tcPr>
          <w:p w14:paraId="11D3BB6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0.85</w:t>
            </w:r>
          </w:p>
        </w:tc>
        <w:tc>
          <w:tcPr>
            <w:tcW w:w="1457" w:type="dxa"/>
            <w:tcBorders>
              <w:top w:val="dashed" w:sz="8" w:space="0" w:color="auto"/>
              <w:left w:val="nil"/>
              <w:bottom w:val="nil"/>
              <w:right w:val="nil"/>
            </w:tcBorders>
            <w:shd w:val="clear" w:color="auto" w:fill="auto"/>
            <w:noWrap/>
            <w:vAlign w:val="center"/>
            <w:hideMark/>
          </w:tcPr>
          <w:p w14:paraId="02CA2B2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dashed" w:sz="8" w:space="0" w:color="auto"/>
              <w:left w:val="nil"/>
              <w:bottom w:val="nil"/>
              <w:right w:val="nil"/>
            </w:tcBorders>
            <w:shd w:val="clear" w:color="auto" w:fill="auto"/>
            <w:noWrap/>
            <w:vAlign w:val="center"/>
            <w:hideMark/>
          </w:tcPr>
          <w:p w14:paraId="20E72A60"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dashed" w:sz="8" w:space="0" w:color="auto"/>
              <w:left w:val="nil"/>
              <w:bottom w:val="nil"/>
              <w:right w:val="nil"/>
            </w:tcBorders>
            <w:shd w:val="clear" w:color="auto" w:fill="auto"/>
            <w:noWrap/>
            <w:vAlign w:val="center"/>
            <w:hideMark/>
          </w:tcPr>
          <w:p w14:paraId="5F51743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r>
      <w:tr w:rsidR="00EE0B37" w:rsidRPr="00323E9E" w14:paraId="69269A73" w14:textId="77777777" w:rsidTr="00EE0B37">
        <w:trPr>
          <w:trHeight w:val="320"/>
        </w:trPr>
        <w:tc>
          <w:tcPr>
            <w:tcW w:w="1923" w:type="dxa"/>
            <w:tcBorders>
              <w:top w:val="nil"/>
              <w:left w:val="nil"/>
              <w:bottom w:val="nil"/>
              <w:right w:val="nil"/>
            </w:tcBorders>
            <w:shd w:val="clear" w:color="auto" w:fill="auto"/>
            <w:noWrap/>
            <w:vAlign w:val="center"/>
            <w:hideMark/>
          </w:tcPr>
          <w:p w14:paraId="5E193ED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hideMark/>
          </w:tcPr>
          <w:p w14:paraId="098CC97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w:t>
            </w:r>
          </w:p>
        </w:tc>
        <w:tc>
          <w:tcPr>
            <w:tcW w:w="1457" w:type="dxa"/>
            <w:tcBorders>
              <w:top w:val="nil"/>
              <w:left w:val="nil"/>
              <w:bottom w:val="nil"/>
              <w:right w:val="nil"/>
            </w:tcBorders>
            <w:shd w:val="clear" w:color="auto" w:fill="auto"/>
            <w:noWrap/>
            <w:vAlign w:val="center"/>
            <w:hideMark/>
          </w:tcPr>
          <w:p w14:paraId="7919FB19"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2.45</w:t>
            </w:r>
          </w:p>
        </w:tc>
        <w:tc>
          <w:tcPr>
            <w:tcW w:w="1457" w:type="dxa"/>
            <w:tcBorders>
              <w:top w:val="nil"/>
              <w:left w:val="nil"/>
              <w:bottom w:val="nil"/>
              <w:right w:val="nil"/>
            </w:tcBorders>
            <w:shd w:val="clear" w:color="auto" w:fill="auto"/>
            <w:noWrap/>
            <w:vAlign w:val="center"/>
            <w:hideMark/>
          </w:tcPr>
          <w:p w14:paraId="74C2ED9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7522598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1.5</w:t>
            </w:r>
          </w:p>
        </w:tc>
        <w:tc>
          <w:tcPr>
            <w:tcW w:w="1457" w:type="dxa"/>
            <w:tcBorders>
              <w:top w:val="nil"/>
              <w:left w:val="nil"/>
              <w:bottom w:val="nil"/>
              <w:right w:val="nil"/>
            </w:tcBorders>
            <w:shd w:val="clear" w:color="auto" w:fill="auto"/>
            <w:noWrap/>
            <w:vAlign w:val="center"/>
            <w:hideMark/>
          </w:tcPr>
          <w:p w14:paraId="41D08FF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67852F21" w14:textId="77777777" w:rsidTr="00EE0B37">
        <w:trPr>
          <w:trHeight w:val="360"/>
        </w:trPr>
        <w:tc>
          <w:tcPr>
            <w:tcW w:w="1923" w:type="dxa"/>
            <w:tcBorders>
              <w:top w:val="nil"/>
              <w:left w:val="nil"/>
              <w:bottom w:val="nil"/>
              <w:right w:val="nil"/>
            </w:tcBorders>
            <w:shd w:val="clear" w:color="auto" w:fill="auto"/>
            <w:noWrap/>
            <w:vAlign w:val="center"/>
            <w:hideMark/>
          </w:tcPr>
          <w:p w14:paraId="0900217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6510BD7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4</w:t>
            </w:r>
          </w:p>
        </w:tc>
        <w:tc>
          <w:tcPr>
            <w:tcW w:w="1457" w:type="dxa"/>
            <w:tcBorders>
              <w:top w:val="nil"/>
              <w:left w:val="nil"/>
              <w:bottom w:val="nil"/>
              <w:right w:val="nil"/>
            </w:tcBorders>
            <w:shd w:val="clear" w:color="auto" w:fill="auto"/>
            <w:noWrap/>
            <w:vAlign w:val="center"/>
            <w:hideMark/>
          </w:tcPr>
          <w:p w14:paraId="4E40E23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3.33</w:t>
            </w:r>
          </w:p>
        </w:tc>
        <w:tc>
          <w:tcPr>
            <w:tcW w:w="1457" w:type="dxa"/>
            <w:tcBorders>
              <w:top w:val="nil"/>
              <w:left w:val="nil"/>
              <w:bottom w:val="nil"/>
              <w:right w:val="nil"/>
            </w:tcBorders>
            <w:shd w:val="clear" w:color="auto" w:fill="auto"/>
            <w:noWrap/>
            <w:vAlign w:val="center"/>
            <w:hideMark/>
          </w:tcPr>
          <w:p w14:paraId="2A32E7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2.67</w:t>
            </w:r>
          </w:p>
        </w:tc>
        <w:tc>
          <w:tcPr>
            <w:tcW w:w="1457" w:type="dxa"/>
            <w:tcBorders>
              <w:top w:val="nil"/>
              <w:left w:val="nil"/>
              <w:bottom w:val="nil"/>
              <w:right w:val="nil"/>
            </w:tcBorders>
            <w:shd w:val="clear" w:color="auto" w:fill="auto"/>
            <w:noWrap/>
            <w:vAlign w:val="center"/>
            <w:hideMark/>
          </w:tcPr>
          <w:p w14:paraId="7DED56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152F350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077713A4" w14:textId="77777777" w:rsidTr="00EE0B37">
        <w:trPr>
          <w:trHeight w:val="360"/>
        </w:trPr>
        <w:tc>
          <w:tcPr>
            <w:tcW w:w="1923" w:type="dxa"/>
            <w:tcBorders>
              <w:top w:val="nil"/>
              <w:left w:val="nil"/>
              <w:bottom w:val="nil"/>
              <w:right w:val="nil"/>
            </w:tcBorders>
            <w:shd w:val="clear" w:color="auto" w:fill="auto"/>
            <w:noWrap/>
            <w:vAlign w:val="center"/>
            <w:hideMark/>
          </w:tcPr>
          <w:p w14:paraId="7B6DE08C" w14:textId="2915F9EC"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hideMark/>
          </w:tcPr>
          <w:p w14:paraId="414C59B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291A88E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7A024A4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44E8492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1E4B426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1EBCD9F8" w14:textId="77777777" w:rsidTr="00EE0B37">
        <w:trPr>
          <w:trHeight w:val="320"/>
        </w:trPr>
        <w:tc>
          <w:tcPr>
            <w:tcW w:w="1923" w:type="dxa"/>
            <w:tcBorders>
              <w:top w:val="nil"/>
              <w:left w:val="nil"/>
              <w:right w:val="nil"/>
            </w:tcBorders>
            <w:shd w:val="clear" w:color="auto" w:fill="auto"/>
            <w:noWrap/>
            <w:vAlign w:val="center"/>
            <w:hideMark/>
          </w:tcPr>
          <w:p w14:paraId="7E391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hideMark/>
          </w:tcPr>
          <w:p w14:paraId="7063FAE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469C7DF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7C98C8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0C63797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5F377EE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52595961" w14:textId="77777777" w:rsidTr="00EE0B37">
        <w:trPr>
          <w:trHeight w:val="320"/>
        </w:trPr>
        <w:tc>
          <w:tcPr>
            <w:tcW w:w="1923" w:type="dxa"/>
            <w:tcBorders>
              <w:top w:val="nil"/>
              <w:left w:val="nil"/>
              <w:bottom w:val="single" w:sz="4" w:space="0" w:color="auto"/>
              <w:right w:val="nil"/>
            </w:tcBorders>
            <w:shd w:val="clear" w:color="auto" w:fill="auto"/>
            <w:noWrap/>
            <w:vAlign w:val="center"/>
            <w:hideMark/>
          </w:tcPr>
          <w:p w14:paraId="4E02B19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hideMark/>
          </w:tcPr>
          <w:p w14:paraId="5863FE6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0F232AE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332B5D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B75E618"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509186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29E05734"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6EEB668B" w14:textId="77777777" w:rsidR="00EE0B37" w:rsidRPr="00EE0B37" w:rsidRDefault="00EE0B37" w:rsidP="00323E9E">
            <w:pPr>
              <w:rPr>
                <w:rFonts w:eastAsia="Times New Roman" w:cs="Times New Roman"/>
                <w:b/>
                <w:bCs/>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57C9D91B"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759ACF53"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F10A048"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BE1D12F"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nil"/>
              <w:right w:val="nil"/>
            </w:tcBorders>
            <w:shd w:val="clear" w:color="auto" w:fill="auto"/>
            <w:noWrap/>
            <w:vAlign w:val="center"/>
          </w:tcPr>
          <w:p w14:paraId="3122C88C" w14:textId="77777777" w:rsidR="00EE0B37" w:rsidRPr="00EE0B37" w:rsidRDefault="00EE0B37" w:rsidP="00323E9E">
            <w:pPr>
              <w:jc w:val="right"/>
              <w:rPr>
                <w:rFonts w:eastAsia="Times New Roman" w:cs="Times New Roman"/>
                <w:color w:val="000000"/>
              </w:rPr>
            </w:pPr>
          </w:p>
        </w:tc>
      </w:tr>
      <w:tr w:rsidR="00EE0B37" w:rsidRPr="00323E9E" w14:paraId="436BAB12"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5F32BE5F" w14:textId="0EC42D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tcPr>
          <w:p w14:paraId="38BE2DBC" w14:textId="107B78F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210 ppm N</w:t>
            </w:r>
          </w:p>
        </w:tc>
        <w:tc>
          <w:tcPr>
            <w:tcW w:w="1457" w:type="dxa"/>
            <w:tcBorders>
              <w:top w:val="single" w:sz="4" w:space="0" w:color="auto"/>
              <w:left w:val="nil"/>
              <w:bottom w:val="single" w:sz="4" w:space="0" w:color="auto"/>
              <w:right w:val="nil"/>
            </w:tcBorders>
            <w:shd w:val="clear" w:color="auto" w:fill="auto"/>
            <w:noWrap/>
            <w:vAlign w:val="center"/>
          </w:tcPr>
          <w:p w14:paraId="72ED5C5C" w14:textId="6BDBD718"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280 ppm N</w:t>
            </w:r>
          </w:p>
        </w:tc>
        <w:tc>
          <w:tcPr>
            <w:tcW w:w="1457" w:type="dxa"/>
            <w:tcBorders>
              <w:top w:val="single" w:sz="4" w:space="0" w:color="auto"/>
              <w:left w:val="nil"/>
              <w:bottom w:val="single" w:sz="4" w:space="0" w:color="auto"/>
              <w:right w:val="nil"/>
            </w:tcBorders>
            <w:shd w:val="clear" w:color="auto" w:fill="auto"/>
            <w:noWrap/>
            <w:vAlign w:val="center"/>
          </w:tcPr>
          <w:p w14:paraId="16FD382D" w14:textId="6BD7A53C"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350 ppm N</w:t>
            </w:r>
          </w:p>
        </w:tc>
        <w:tc>
          <w:tcPr>
            <w:tcW w:w="1457" w:type="dxa"/>
            <w:tcBorders>
              <w:top w:val="single" w:sz="4" w:space="0" w:color="auto"/>
              <w:left w:val="nil"/>
              <w:bottom w:val="single" w:sz="4" w:space="0" w:color="auto"/>
              <w:right w:val="nil"/>
            </w:tcBorders>
            <w:shd w:val="clear" w:color="auto" w:fill="auto"/>
            <w:noWrap/>
            <w:vAlign w:val="center"/>
          </w:tcPr>
          <w:p w14:paraId="0B60C87A" w14:textId="4AEACFD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630 ppm N</w:t>
            </w:r>
          </w:p>
        </w:tc>
        <w:tc>
          <w:tcPr>
            <w:tcW w:w="1457" w:type="dxa"/>
            <w:tcBorders>
              <w:top w:val="nil"/>
              <w:left w:val="nil"/>
              <w:bottom w:val="nil"/>
              <w:right w:val="nil"/>
            </w:tcBorders>
            <w:shd w:val="clear" w:color="auto" w:fill="auto"/>
            <w:noWrap/>
            <w:vAlign w:val="center"/>
          </w:tcPr>
          <w:p w14:paraId="1AF7B7A8" w14:textId="77777777" w:rsidR="00EE0B37" w:rsidRPr="00EE0B37" w:rsidRDefault="00EE0B37" w:rsidP="00EE0B37">
            <w:pPr>
              <w:jc w:val="right"/>
              <w:rPr>
                <w:rFonts w:eastAsia="Times New Roman" w:cs="Times New Roman"/>
                <w:color w:val="000000"/>
              </w:rPr>
            </w:pPr>
          </w:p>
        </w:tc>
      </w:tr>
      <w:tr w:rsidR="00EE0B37" w:rsidRPr="00323E9E" w14:paraId="76A190A4" w14:textId="77777777" w:rsidTr="00EE0B37">
        <w:trPr>
          <w:trHeight w:val="320"/>
        </w:trPr>
        <w:tc>
          <w:tcPr>
            <w:tcW w:w="1923" w:type="dxa"/>
            <w:tcBorders>
              <w:top w:val="single" w:sz="4" w:space="0" w:color="auto"/>
              <w:left w:val="nil"/>
              <w:bottom w:val="nil"/>
              <w:right w:val="nil"/>
            </w:tcBorders>
            <w:shd w:val="clear" w:color="auto" w:fill="auto"/>
            <w:noWrap/>
            <w:vAlign w:val="center"/>
          </w:tcPr>
          <w:p w14:paraId="39297C45" w14:textId="28FE3D9F"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tcPr>
          <w:p w14:paraId="07912887" w14:textId="2D33DA8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66CC8521" w14:textId="3954013B"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4F1C24C5" w14:textId="66BFFC23"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05BB74FC" w14:textId="6E38C46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03838BBE" w14:textId="77777777" w:rsidR="00EE0B37" w:rsidRPr="00EE0B37" w:rsidRDefault="00EE0B37" w:rsidP="00EE0B37">
            <w:pPr>
              <w:jc w:val="right"/>
              <w:rPr>
                <w:rFonts w:eastAsia="Times New Roman" w:cs="Times New Roman"/>
                <w:color w:val="000000"/>
              </w:rPr>
            </w:pPr>
          </w:p>
        </w:tc>
      </w:tr>
      <w:tr w:rsidR="00EE0B37" w:rsidRPr="00323E9E" w14:paraId="6F70102D" w14:textId="77777777" w:rsidTr="00EE0B37">
        <w:trPr>
          <w:trHeight w:val="320"/>
        </w:trPr>
        <w:tc>
          <w:tcPr>
            <w:tcW w:w="1923" w:type="dxa"/>
            <w:tcBorders>
              <w:top w:val="nil"/>
              <w:left w:val="nil"/>
              <w:bottom w:val="nil"/>
              <w:right w:val="nil"/>
            </w:tcBorders>
            <w:shd w:val="clear" w:color="auto" w:fill="auto"/>
            <w:noWrap/>
            <w:vAlign w:val="center"/>
          </w:tcPr>
          <w:p w14:paraId="760F9001" w14:textId="495C6236"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4E147E5C" w14:textId="12D3564C"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3405CFA" w14:textId="50A261F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573B9638" w14:textId="0095686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3FED36A" w14:textId="7ED3BE5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20157AA" w14:textId="77777777" w:rsidR="00EE0B37" w:rsidRPr="00EE0B37" w:rsidRDefault="00EE0B37" w:rsidP="00EE0B37">
            <w:pPr>
              <w:jc w:val="right"/>
              <w:rPr>
                <w:rFonts w:eastAsia="Times New Roman" w:cs="Times New Roman"/>
                <w:color w:val="000000"/>
              </w:rPr>
            </w:pPr>
          </w:p>
        </w:tc>
      </w:tr>
      <w:tr w:rsidR="00EE0B37" w:rsidRPr="00323E9E" w14:paraId="49E22F75" w14:textId="77777777" w:rsidTr="00EE0B37">
        <w:trPr>
          <w:trHeight w:val="320"/>
        </w:trPr>
        <w:tc>
          <w:tcPr>
            <w:tcW w:w="1923" w:type="dxa"/>
            <w:tcBorders>
              <w:top w:val="nil"/>
              <w:left w:val="nil"/>
              <w:bottom w:val="nil"/>
              <w:right w:val="nil"/>
            </w:tcBorders>
            <w:shd w:val="clear" w:color="auto" w:fill="auto"/>
            <w:noWrap/>
            <w:vAlign w:val="center"/>
          </w:tcPr>
          <w:p w14:paraId="5526AD24" w14:textId="79461A77"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tcPr>
          <w:p w14:paraId="47CD3151" w14:textId="1C39F7E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5E9D834" w14:textId="76E85EA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7180C53" w14:textId="4B84825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09D7FEE" w14:textId="358A0520"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54194A6" w14:textId="77777777" w:rsidR="00EE0B37" w:rsidRPr="00EE0B37" w:rsidRDefault="00EE0B37" w:rsidP="00EE0B37">
            <w:pPr>
              <w:jc w:val="right"/>
              <w:rPr>
                <w:rFonts w:eastAsia="Times New Roman" w:cs="Times New Roman"/>
                <w:color w:val="000000"/>
              </w:rPr>
            </w:pPr>
          </w:p>
        </w:tc>
      </w:tr>
      <w:tr w:rsidR="00EE0B37" w:rsidRPr="00323E9E" w14:paraId="58237BFD" w14:textId="77777777" w:rsidTr="00EE0B37">
        <w:trPr>
          <w:trHeight w:val="320"/>
        </w:trPr>
        <w:tc>
          <w:tcPr>
            <w:tcW w:w="1923" w:type="dxa"/>
            <w:tcBorders>
              <w:top w:val="nil"/>
              <w:left w:val="nil"/>
              <w:bottom w:val="nil"/>
              <w:right w:val="nil"/>
            </w:tcBorders>
            <w:shd w:val="clear" w:color="auto" w:fill="auto"/>
            <w:noWrap/>
            <w:vAlign w:val="center"/>
          </w:tcPr>
          <w:p w14:paraId="05437233" w14:textId="68873AEE"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0780C813" w14:textId="0AF36037"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288478F" w14:textId="35BECB50" w:rsidR="00EE0B37" w:rsidRPr="00EE0B37" w:rsidRDefault="00EE0B37" w:rsidP="00EE0B37">
            <w:pPr>
              <w:jc w:val="right"/>
              <w:rPr>
                <w:rFonts w:eastAsia="Times New Roman" w:cs="Times New Roman"/>
                <w:color w:val="000000"/>
              </w:rPr>
            </w:pPr>
            <w:r w:rsidRPr="00EE0B37">
              <w:rPr>
                <w:rFonts w:eastAsia="Times New Roman" w:cs="Times New Roman"/>
                <w:color w:val="000000"/>
              </w:rPr>
              <w:t>3.5</w:t>
            </w:r>
          </w:p>
        </w:tc>
        <w:tc>
          <w:tcPr>
            <w:tcW w:w="1457" w:type="dxa"/>
            <w:tcBorders>
              <w:top w:val="nil"/>
              <w:left w:val="nil"/>
              <w:bottom w:val="nil"/>
              <w:right w:val="nil"/>
            </w:tcBorders>
            <w:shd w:val="clear" w:color="auto" w:fill="auto"/>
            <w:noWrap/>
            <w:vAlign w:val="center"/>
          </w:tcPr>
          <w:p w14:paraId="712E1DCD" w14:textId="738A91C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113A2E32" w14:textId="260777B4"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00AFD39" w14:textId="77777777" w:rsidR="00EE0B37" w:rsidRPr="00EE0B37" w:rsidRDefault="00EE0B37" w:rsidP="00EE0B37">
            <w:pPr>
              <w:jc w:val="right"/>
              <w:rPr>
                <w:rFonts w:eastAsia="Times New Roman" w:cs="Times New Roman"/>
                <w:color w:val="000000"/>
              </w:rPr>
            </w:pPr>
          </w:p>
        </w:tc>
      </w:tr>
      <w:tr w:rsidR="00EE0B37" w:rsidRPr="00323E9E" w14:paraId="11ABB911" w14:textId="77777777" w:rsidTr="00EE0B37">
        <w:trPr>
          <w:trHeight w:val="320"/>
        </w:trPr>
        <w:tc>
          <w:tcPr>
            <w:tcW w:w="1923" w:type="dxa"/>
            <w:tcBorders>
              <w:top w:val="nil"/>
              <w:left w:val="nil"/>
              <w:bottom w:val="dashed" w:sz="8" w:space="0" w:color="auto"/>
              <w:right w:val="nil"/>
            </w:tcBorders>
            <w:shd w:val="clear" w:color="auto" w:fill="auto"/>
            <w:noWrap/>
            <w:vAlign w:val="center"/>
          </w:tcPr>
          <w:p w14:paraId="645890F2" w14:textId="6184C925" w:rsidR="00EE0B37" w:rsidRPr="00EE0B37" w:rsidRDefault="00EE0B37" w:rsidP="00EE0B37">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tcPr>
          <w:p w14:paraId="34BD6D4E" w14:textId="07880A5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6217178F" w14:textId="090145D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2AEFBB11" w14:textId="10E0C5E3" w:rsidR="00EE0B37" w:rsidRPr="00EE0B37" w:rsidRDefault="00EE0B37" w:rsidP="00EE0B37">
            <w:pPr>
              <w:jc w:val="right"/>
              <w:rPr>
                <w:rFonts w:eastAsia="Times New Roman" w:cs="Times New Roman"/>
                <w:color w:val="000000"/>
              </w:rPr>
            </w:pPr>
            <w:r w:rsidRPr="00EE0B37">
              <w:rPr>
                <w:rFonts w:eastAsia="Times New Roman" w:cs="Times New Roman"/>
                <w:color w:val="000000"/>
              </w:rPr>
              <w:t>0.75</w:t>
            </w:r>
          </w:p>
        </w:tc>
        <w:tc>
          <w:tcPr>
            <w:tcW w:w="1457" w:type="dxa"/>
            <w:tcBorders>
              <w:top w:val="nil"/>
              <w:left w:val="nil"/>
              <w:bottom w:val="dashed" w:sz="8" w:space="0" w:color="auto"/>
              <w:right w:val="nil"/>
            </w:tcBorders>
            <w:shd w:val="clear" w:color="auto" w:fill="auto"/>
            <w:noWrap/>
            <w:vAlign w:val="center"/>
          </w:tcPr>
          <w:p w14:paraId="49E84727" w14:textId="1A14503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6EFE840C" w14:textId="77777777" w:rsidR="00EE0B37" w:rsidRPr="00EE0B37" w:rsidRDefault="00EE0B37" w:rsidP="00EE0B37">
            <w:pPr>
              <w:jc w:val="right"/>
              <w:rPr>
                <w:rFonts w:eastAsia="Times New Roman" w:cs="Times New Roman"/>
                <w:color w:val="000000"/>
              </w:rPr>
            </w:pPr>
          </w:p>
        </w:tc>
      </w:tr>
      <w:tr w:rsidR="00EE0B37" w:rsidRPr="00323E9E" w14:paraId="1D3353E8" w14:textId="77777777" w:rsidTr="00EE0B37">
        <w:trPr>
          <w:trHeight w:val="320"/>
        </w:trPr>
        <w:tc>
          <w:tcPr>
            <w:tcW w:w="1923" w:type="dxa"/>
            <w:tcBorders>
              <w:top w:val="dashed" w:sz="8" w:space="0" w:color="auto"/>
              <w:left w:val="nil"/>
              <w:bottom w:val="nil"/>
              <w:right w:val="nil"/>
            </w:tcBorders>
            <w:shd w:val="clear" w:color="auto" w:fill="auto"/>
            <w:noWrap/>
            <w:vAlign w:val="center"/>
          </w:tcPr>
          <w:p w14:paraId="23DCBEDD" w14:textId="4078CF24"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tcPr>
          <w:p w14:paraId="6692DA15" w14:textId="1855EAA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2AC54181" w14:textId="3318DE7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C6EBE96" w14:textId="5C1C53F9"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F9280B1" w14:textId="45CE6D3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25FFE69" w14:textId="77777777" w:rsidR="00EE0B37" w:rsidRPr="00EE0B37" w:rsidRDefault="00EE0B37" w:rsidP="00EE0B37">
            <w:pPr>
              <w:jc w:val="right"/>
              <w:rPr>
                <w:rFonts w:eastAsia="Times New Roman" w:cs="Times New Roman"/>
                <w:color w:val="000000"/>
              </w:rPr>
            </w:pPr>
          </w:p>
        </w:tc>
      </w:tr>
      <w:tr w:rsidR="00EE0B37" w:rsidRPr="00323E9E" w14:paraId="030475C5" w14:textId="77777777" w:rsidTr="00EE0B37">
        <w:trPr>
          <w:trHeight w:val="320"/>
        </w:trPr>
        <w:tc>
          <w:tcPr>
            <w:tcW w:w="1923" w:type="dxa"/>
            <w:tcBorders>
              <w:top w:val="nil"/>
              <w:left w:val="nil"/>
              <w:bottom w:val="nil"/>
              <w:right w:val="nil"/>
            </w:tcBorders>
            <w:shd w:val="clear" w:color="auto" w:fill="auto"/>
            <w:noWrap/>
            <w:vAlign w:val="center"/>
          </w:tcPr>
          <w:p w14:paraId="49DA51D6" w14:textId="67E5A834" w:rsidR="00EE0B37" w:rsidRPr="00EE0B37" w:rsidRDefault="00EE0B37" w:rsidP="00EE0B37">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tcPr>
          <w:p w14:paraId="578263F8" w14:textId="1B41D20C"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420A25" w14:textId="4723C6C3"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8BFA3E" w14:textId="428D0DB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550BFD54" w14:textId="38540E62"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802736E" w14:textId="77777777" w:rsidR="00EE0B37" w:rsidRPr="00EE0B37" w:rsidRDefault="00EE0B37" w:rsidP="00EE0B37">
            <w:pPr>
              <w:jc w:val="right"/>
              <w:rPr>
                <w:rFonts w:eastAsia="Times New Roman" w:cs="Times New Roman"/>
                <w:color w:val="000000"/>
              </w:rPr>
            </w:pPr>
          </w:p>
        </w:tc>
      </w:tr>
      <w:tr w:rsidR="00EE0B37" w:rsidRPr="00323E9E" w14:paraId="680E8E9B" w14:textId="77777777" w:rsidTr="00EE0B37">
        <w:trPr>
          <w:trHeight w:val="320"/>
        </w:trPr>
        <w:tc>
          <w:tcPr>
            <w:tcW w:w="1923" w:type="dxa"/>
            <w:tcBorders>
              <w:top w:val="nil"/>
              <w:left w:val="nil"/>
              <w:bottom w:val="nil"/>
              <w:right w:val="nil"/>
            </w:tcBorders>
            <w:shd w:val="clear" w:color="auto" w:fill="auto"/>
            <w:noWrap/>
            <w:vAlign w:val="center"/>
          </w:tcPr>
          <w:p w14:paraId="5D26C7C1" w14:textId="7D3372C1"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33CA1201" w14:textId="0BB8847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A218781" w14:textId="40BEB24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23584338" w14:textId="6ECA40F5"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C178FA4" w14:textId="602AD7C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7EEE4750" w14:textId="77777777" w:rsidR="00EE0B37" w:rsidRPr="00EE0B37" w:rsidRDefault="00EE0B37" w:rsidP="00EE0B37">
            <w:pPr>
              <w:jc w:val="right"/>
              <w:rPr>
                <w:rFonts w:eastAsia="Times New Roman" w:cs="Times New Roman"/>
                <w:color w:val="000000"/>
              </w:rPr>
            </w:pPr>
          </w:p>
        </w:tc>
      </w:tr>
      <w:tr w:rsidR="00EE0B37" w:rsidRPr="00323E9E" w14:paraId="669B30EF" w14:textId="77777777" w:rsidTr="00EE0B37">
        <w:trPr>
          <w:trHeight w:val="320"/>
        </w:trPr>
        <w:tc>
          <w:tcPr>
            <w:tcW w:w="1923" w:type="dxa"/>
            <w:tcBorders>
              <w:top w:val="nil"/>
              <w:left w:val="nil"/>
              <w:bottom w:val="nil"/>
              <w:right w:val="nil"/>
            </w:tcBorders>
            <w:shd w:val="clear" w:color="auto" w:fill="auto"/>
            <w:noWrap/>
            <w:vAlign w:val="center"/>
          </w:tcPr>
          <w:p w14:paraId="1181C653" w14:textId="073546D5"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tcPr>
          <w:p w14:paraId="3AA214DA" w14:textId="66A6141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706B999" w14:textId="0C5E764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80B0A95" w14:textId="1EED32AE"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3AA1D477" w14:textId="0CBDF45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6D60A701" w14:textId="77777777" w:rsidR="00EE0B37" w:rsidRPr="00EE0B37" w:rsidRDefault="00EE0B37" w:rsidP="00EE0B37">
            <w:pPr>
              <w:jc w:val="right"/>
              <w:rPr>
                <w:rFonts w:eastAsia="Times New Roman" w:cs="Times New Roman"/>
                <w:color w:val="000000"/>
              </w:rPr>
            </w:pPr>
          </w:p>
        </w:tc>
      </w:tr>
      <w:tr w:rsidR="00EE0B37" w:rsidRPr="00323E9E" w14:paraId="28319F4A" w14:textId="77777777" w:rsidTr="00EE0B37">
        <w:trPr>
          <w:trHeight w:val="320"/>
        </w:trPr>
        <w:tc>
          <w:tcPr>
            <w:tcW w:w="1923" w:type="dxa"/>
            <w:tcBorders>
              <w:top w:val="nil"/>
              <w:left w:val="nil"/>
              <w:right w:val="nil"/>
            </w:tcBorders>
            <w:shd w:val="clear" w:color="auto" w:fill="auto"/>
            <w:noWrap/>
            <w:vAlign w:val="center"/>
          </w:tcPr>
          <w:p w14:paraId="6AB12381" w14:textId="5435FE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tcPr>
          <w:p w14:paraId="28ABEE2C" w14:textId="6E543B4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66DCCD72" w14:textId="3072BBB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3FC288D9" w14:textId="3C97C920"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2508BF08" w14:textId="260B9736"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B955359" w14:textId="77777777" w:rsidR="00EE0B37" w:rsidRPr="00EE0B37" w:rsidRDefault="00EE0B37" w:rsidP="00EE0B37">
            <w:pPr>
              <w:jc w:val="right"/>
              <w:rPr>
                <w:rFonts w:eastAsia="Times New Roman" w:cs="Times New Roman"/>
                <w:color w:val="000000"/>
              </w:rPr>
            </w:pPr>
          </w:p>
        </w:tc>
      </w:tr>
      <w:tr w:rsidR="00EE0B37" w:rsidRPr="00323E9E" w14:paraId="34F097B6" w14:textId="77777777" w:rsidTr="00EE0B37">
        <w:trPr>
          <w:trHeight w:val="320"/>
        </w:trPr>
        <w:tc>
          <w:tcPr>
            <w:tcW w:w="1923" w:type="dxa"/>
            <w:tcBorders>
              <w:top w:val="nil"/>
              <w:left w:val="nil"/>
              <w:bottom w:val="single" w:sz="4" w:space="0" w:color="auto"/>
              <w:right w:val="nil"/>
            </w:tcBorders>
            <w:shd w:val="clear" w:color="auto" w:fill="auto"/>
            <w:noWrap/>
            <w:vAlign w:val="center"/>
          </w:tcPr>
          <w:p w14:paraId="12B8A770" w14:textId="3667CDF1" w:rsidR="00EE0B37" w:rsidRPr="00EE0B37" w:rsidRDefault="00EE0B37" w:rsidP="00EE0B37">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tcPr>
          <w:p w14:paraId="50FC2716" w14:textId="25B4AA2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7474680E" w14:textId="1EEFF169"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30C8E4F6" w14:textId="760D03CF"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26047F38" w14:textId="6C58250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1591569F" w14:textId="77777777" w:rsidR="00EE0B37" w:rsidRPr="00EE0B37" w:rsidRDefault="00EE0B37" w:rsidP="00EE0B37">
            <w:pPr>
              <w:jc w:val="right"/>
              <w:rPr>
                <w:rFonts w:eastAsia="Times New Roman" w:cs="Times New Roman"/>
                <w:color w:val="000000"/>
              </w:rPr>
            </w:pPr>
          </w:p>
        </w:tc>
      </w:tr>
    </w:tbl>
    <w:p w14:paraId="607B180C" w14:textId="6D5680BD" w:rsidR="00EE0B37" w:rsidRDefault="00EE0B37">
      <w:pPr>
        <w:rPr>
          <w:b/>
          <w:bCs/>
        </w:rPr>
      </w:pPr>
      <w:r>
        <w:rPr>
          <w:b/>
          <w:bCs/>
        </w:rPr>
        <w:br w:type="page"/>
      </w:r>
    </w:p>
    <w:p w14:paraId="74E8F841" w14:textId="17D792B1" w:rsidR="00147554" w:rsidRDefault="00147554" w:rsidP="00864692">
      <w:r>
        <w:rPr>
          <w:b/>
          <w:bCs/>
        </w:rPr>
        <w:lastRenderedPageBreak/>
        <w:t>Table S2</w:t>
      </w:r>
      <w:r>
        <w:t xml:space="preserve"> Summary of the daily growth chamber growing condition program</w:t>
      </w:r>
    </w:p>
    <w:p w14:paraId="58F8AD61" w14:textId="77777777" w:rsidR="00864692" w:rsidRDefault="00864692" w:rsidP="00864692"/>
    <w:tbl>
      <w:tblPr>
        <w:tblW w:w="6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649"/>
        <w:gridCol w:w="2811"/>
      </w:tblGrid>
      <w:tr w:rsidR="008567FC" w:rsidRPr="008567FC" w14:paraId="60F70179" w14:textId="77777777" w:rsidTr="00CB4166">
        <w:trPr>
          <w:trHeight w:val="320"/>
          <w:jc w:val="center"/>
        </w:trPr>
        <w:tc>
          <w:tcPr>
            <w:tcW w:w="883" w:type="dxa"/>
            <w:shd w:val="clear" w:color="auto" w:fill="auto"/>
            <w:noWrap/>
            <w:vAlign w:val="bottom"/>
            <w:hideMark/>
          </w:tcPr>
          <w:p w14:paraId="31CFB01E" w14:textId="77777777" w:rsidR="008567FC" w:rsidRPr="008567FC" w:rsidRDefault="008567FC" w:rsidP="008567FC">
            <w:pPr>
              <w:rPr>
                <w:rFonts w:eastAsia="Times New Roman" w:cs="Times New Roman"/>
                <w:b/>
                <w:bCs/>
                <w:color w:val="000000"/>
              </w:rPr>
            </w:pPr>
            <w:r w:rsidRPr="008567FC">
              <w:rPr>
                <w:rFonts w:eastAsia="Times New Roman" w:cs="Times New Roman"/>
                <w:b/>
                <w:bCs/>
                <w:color w:val="000000"/>
              </w:rPr>
              <w:t>Time</w:t>
            </w:r>
          </w:p>
        </w:tc>
        <w:tc>
          <w:tcPr>
            <w:tcW w:w="2649" w:type="dxa"/>
            <w:shd w:val="clear" w:color="auto" w:fill="auto"/>
            <w:noWrap/>
            <w:vAlign w:val="bottom"/>
            <w:hideMark/>
          </w:tcPr>
          <w:p w14:paraId="07A4309D" w14:textId="1B7D04D2" w:rsidR="008567FC" w:rsidRPr="008567FC" w:rsidRDefault="008567FC" w:rsidP="008567FC">
            <w:pPr>
              <w:rPr>
                <w:rFonts w:eastAsia="Times New Roman" w:cs="Times New Roman"/>
                <w:b/>
                <w:bCs/>
                <w:color w:val="000000"/>
              </w:rPr>
            </w:pPr>
            <w:r w:rsidRPr="008567FC">
              <w:rPr>
                <w:rFonts w:eastAsia="Times New Roman" w:cs="Times New Roman"/>
                <w:b/>
                <w:bCs/>
                <w:color w:val="000000"/>
              </w:rPr>
              <w:t>Air temperature (ºC)</w:t>
            </w:r>
          </w:p>
        </w:tc>
        <w:tc>
          <w:tcPr>
            <w:tcW w:w="2811" w:type="dxa"/>
            <w:shd w:val="clear" w:color="auto" w:fill="auto"/>
            <w:noWrap/>
            <w:vAlign w:val="bottom"/>
            <w:hideMark/>
          </w:tcPr>
          <w:p w14:paraId="40E9B5FA" w14:textId="34541216" w:rsidR="008567FC" w:rsidRPr="00CB4166" w:rsidRDefault="00CB4166" w:rsidP="008567FC">
            <w:pPr>
              <w:rPr>
                <w:rFonts w:eastAsia="Times New Roman" w:cs="Times New Roman"/>
                <w:b/>
                <w:bCs/>
                <w:color w:val="000000"/>
              </w:rPr>
            </w:pPr>
            <w:r>
              <w:rPr>
                <w:rFonts w:eastAsia="Times New Roman" w:cs="Times New Roman"/>
                <w:b/>
                <w:bCs/>
                <w:color w:val="000000"/>
              </w:rPr>
              <w:t xml:space="preserve">PAR </w:t>
            </w:r>
            <w:r>
              <w:rPr>
                <w:rFonts w:eastAsia="Times New Roman" w:cs="Times New Roman"/>
                <w:b/>
                <w:bCs/>
                <w:color w:val="000000"/>
              </w:rPr>
              <w:sym w:font="Symbol" w:char="F0B1"/>
            </w:r>
            <w:r>
              <w:rPr>
                <w:rFonts w:eastAsia="Times New Roman" w:cs="Times New Roman"/>
                <w:b/>
                <w:bCs/>
                <w:color w:val="000000"/>
              </w:rPr>
              <w:t xml:space="preserve"> SD (</w:t>
            </w:r>
            <w:r>
              <w:rPr>
                <w:rFonts w:eastAsia="Times New Roman" w:cs="Times New Roman"/>
                <w:b/>
                <w:bCs/>
                <w:color w:val="000000"/>
                <w:lang w:val="el-GR"/>
              </w:rPr>
              <w:t>μ</w:t>
            </w:r>
            <w:r>
              <w:rPr>
                <w:rFonts w:eastAsia="Times New Roman" w:cs="Times New Roman"/>
                <w:b/>
                <w:bCs/>
                <w:color w:val="000000"/>
              </w:rPr>
              <w:t>mol m</w:t>
            </w:r>
            <w:r>
              <w:rPr>
                <w:rFonts w:eastAsia="Times New Roman" w:cs="Times New Roman"/>
                <w:b/>
                <w:bCs/>
                <w:color w:val="000000"/>
                <w:vertAlign w:val="superscript"/>
              </w:rPr>
              <w:t>-2</w:t>
            </w:r>
            <w:r>
              <w:rPr>
                <w:rFonts w:eastAsia="Times New Roman" w:cs="Times New Roman"/>
                <w:b/>
                <w:bCs/>
                <w:color w:val="000000"/>
              </w:rPr>
              <w:t xml:space="preserve"> s</w:t>
            </w:r>
            <w:r>
              <w:rPr>
                <w:rFonts w:eastAsia="Times New Roman" w:cs="Times New Roman"/>
                <w:b/>
                <w:bCs/>
                <w:color w:val="000000"/>
                <w:vertAlign w:val="superscript"/>
              </w:rPr>
              <w:t>-1</w:t>
            </w:r>
            <w:r>
              <w:rPr>
                <w:rFonts w:eastAsia="Times New Roman" w:cs="Times New Roman"/>
                <w:b/>
                <w:bCs/>
                <w:color w:val="000000"/>
              </w:rPr>
              <w:t>)</w:t>
            </w:r>
          </w:p>
        </w:tc>
      </w:tr>
      <w:tr w:rsidR="008567FC" w:rsidRPr="008567FC" w14:paraId="7C11E0D6" w14:textId="77777777" w:rsidTr="00CB4166">
        <w:trPr>
          <w:trHeight w:val="320"/>
          <w:jc w:val="center"/>
        </w:trPr>
        <w:tc>
          <w:tcPr>
            <w:tcW w:w="883" w:type="dxa"/>
            <w:shd w:val="clear" w:color="auto" w:fill="auto"/>
            <w:noWrap/>
            <w:vAlign w:val="bottom"/>
            <w:hideMark/>
          </w:tcPr>
          <w:p w14:paraId="7F006DF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09:00</w:t>
            </w:r>
          </w:p>
        </w:tc>
        <w:tc>
          <w:tcPr>
            <w:tcW w:w="2649" w:type="dxa"/>
            <w:vMerge w:val="restart"/>
            <w:shd w:val="clear" w:color="auto" w:fill="auto"/>
            <w:noWrap/>
            <w:vAlign w:val="center"/>
            <w:hideMark/>
          </w:tcPr>
          <w:p w14:paraId="4E88D72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72B3F02D" w14:textId="591CBD21"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235F402D" w14:textId="77777777" w:rsidTr="00CB4166">
        <w:trPr>
          <w:trHeight w:val="320"/>
          <w:jc w:val="center"/>
        </w:trPr>
        <w:tc>
          <w:tcPr>
            <w:tcW w:w="883" w:type="dxa"/>
            <w:shd w:val="clear" w:color="auto" w:fill="auto"/>
            <w:noWrap/>
            <w:vAlign w:val="bottom"/>
            <w:hideMark/>
          </w:tcPr>
          <w:p w14:paraId="54EB608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09:45</w:t>
            </w:r>
          </w:p>
        </w:tc>
        <w:tc>
          <w:tcPr>
            <w:tcW w:w="2649" w:type="dxa"/>
            <w:vMerge/>
            <w:vAlign w:val="center"/>
            <w:hideMark/>
          </w:tcPr>
          <w:p w14:paraId="64E440AA"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2391971F" w14:textId="50395897"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94A3E41" w14:textId="77777777" w:rsidTr="00CB4166">
        <w:trPr>
          <w:trHeight w:val="320"/>
          <w:jc w:val="center"/>
        </w:trPr>
        <w:tc>
          <w:tcPr>
            <w:tcW w:w="883" w:type="dxa"/>
            <w:shd w:val="clear" w:color="auto" w:fill="auto"/>
            <w:noWrap/>
            <w:vAlign w:val="bottom"/>
            <w:hideMark/>
          </w:tcPr>
          <w:p w14:paraId="182DD5DE"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10:30</w:t>
            </w:r>
          </w:p>
        </w:tc>
        <w:tc>
          <w:tcPr>
            <w:tcW w:w="2649" w:type="dxa"/>
            <w:vMerge w:val="restart"/>
            <w:shd w:val="clear" w:color="auto" w:fill="auto"/>
            <w:noWrap/>
            <w:vAlign w:val="center"/>
            <w:hideMark/>
          </w:tcPr>
          <w:p w14:paraId="31725F1F"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25</w:t>
            </w:r>
          </w:p>
        </w:tc>
        <w:tc>
          <w:tcPr>
            <w:tcW w:w="2811" w:type="dxa"/>
            <w:shd w:val="clear" w:color="auto" w:fill="auto"/>
            <w:noWrap/>
            <w:vAlign w:val="center"/>
            <w:hideMark/>
          </w:tcPr>
          <w:p w14:paraId="0BB7E7F4" w14:textId="61C3C23E"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C83C8BB" w14:textId="77777777" w:rsidTr="00CB4166">
        <w:trPr>
          <w:trHeight w:val="320"/>
          <w:jc w:val="center"/>
        </w:trPr>
        <w:tc>
          <w:tcPr>
            <w:tcW w:w="883" w:type="dxa"/>
            <w:shd w:val="clear" w:color="auto" w:fill="auto"/>
            <w:noWrap/>
            <w:vAlign w:val="bottom"/>
            <w:hideMark/>
          </w:tcPr>
          <w:p w14:paraId="20430973"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11:15</w:t>
            </w:r>
          </w:p>
        </w:tc>
        <w:tc>
          <w:tcPr>
            <w:tcW w:w="2649" w:type="dxa"/>
            <w:vMerge/>
            <w:vAlign w:val="center"/>
            <w:hideMark/>
          </w:tcPr>
          <w:p w14:paraId="46CE3F58"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7160E024" w14:textId="1CA02E82" w:rsidR="008567FC" w:rsidRPr="008567FC" w:rsidRDefault="00CB4166" w:rsidP="008567FC">
            <w:pPr>
              <w:jc w:val="center"/>
              <w:rPr>
                <w:rFonts w:eastAsia="Times New Roman" w:cs="Times New Roman"/>
                <w:color w:val="000000"/>
              </w:rPr>
            </w:pPr>
            <w:r>
              <w:rPr>
                <w:rFonts w:eastAsia="Times New Roman" w:cs="Times New Roman"/>
                <w:color w:val="000000"/>
              </w:rPr>
              <w:t>1230</w:t>
            </w:r>
            <w:r w:rsidRPr="00CB4166">
              <w:rPr>
                <w:rFonts w:eastAsia="Times New Roman" w:cs="Times New Roman"/>
                <w:color w:val="000000"/>
              </w:rPr>
              <w:sym w:font="Symbol" w:char="F0B1"/>
            </w:r>
            <w:r>
              <w:rPr>
                <w:rFonts w:eastAsia="Times New Roman" w:cs="Times New Roman"/>
                <w:color w:val="000000"/>
              </w:rPr>
              <w:t>12</w:t>
            </w:r>
          </w:p>
        </w:tc>
      </w:tr>
      <w:tr w:rsidR="008567FC" w:rsidRPr="008567FC" w14:paraId="3D7B59BB" w14:textId="77777777" w:rsidTr="00CB4166">
        <w:trPr>
          <w:trHeight w:val="320"/>
          <w:jc w:val="center"/>
        </w:trPr>
        <w:tc>
          <w:tcPr>
            <w:tcW w:w="883" w:type="dxa"/>
            <w:shd w:val="clear" w:color="auto" w:fill="auto"/>
            <w:noWrap/>
            <w:vAlign w:val="bottom"/>
            <w:hideMark/>
          </w:tcPr>
          <w:p w14:paraId="56B866F4"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22:45</w:t>
            </w:r>
          </w:p>
        </w:tc>
        <w:tc>
          <w:tcPr>
            <w:tcW w:w="2649" w:type="dxa"/>
            <w:vMerge w:val="restart"/>
            <w:shd w:val="clear" w:color="auto" w:fill="auto"/>
            <w:noWrap/>
            <w:vAlign w:val="center"/>
            <w:hideMark/>
          </w:tcPr>
          <w:p w14:paraId="7B52813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2735293A" w14:textId="771C343A"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1BC865B3" w14:textId="77777777" w:rsidTr="00CB4166">
        <w:trPr>
          <w:trHeight w:val="320"/>
          <w:jc w:val="center"/>
        </w:trPr>
        <w:tc>
          <w:tcPr>
            <w:tcW w:w="883" w:type="dxa"/>
            <w:shd w:val="clear" w:color="auto" w:fill="auto"/>
            <w:noWrap/>
            <w:vAlign w:val="bottom"/>
            <w:hideMark/>
          </w:tcPr>
          <w:p w14:paraId="402E3599"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23:30</w:t>
            </w:r>
          </w:p>
        </w:tc>
        <w:tc>
          <w:tcPr>
            <w:tcW w:w="2649" w:type="dxa"/>
            <w:vMerge/>
            <w:vAlign w:val="center"/>
            <w:hideMark/>
          </w:tcPr>
          <w:p w14:paraId="47CB002E"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51D2B722" w14:textId="474B085A"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32B2E9C0" w14:textId="77777777" w:rsidTr="00CB4166">
        <w:trPr>
          <w:trHeight w:val="320"/>
          <w:jc w:val="center"/>
        </w:trPr>
        <w:tc>
          <w:tcPr>
            <w:tcW w:w="883" w:type="dxa"/>
            <w:shd w:val="clear" w:color="auto" w:fill="auto"/>
            <w:noWrap/>
            <w:vAlign w:val="bottom"/>
            <w:hideMark/>
          </w:tcPr>
          <w:p w14:paraId="71F24F67"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00:15</w:t>
            </w:r>
          </w:p>
        </w:tc>
        <w:tc>
          <w:tcPr>
            <w:tcW w:w="2649" w:type="dxa"/>
            <w:vMerge w:val="restart"/>
            <w:shd w:val="clear" w:color="auto" w:fill="auto"/>
            <w:noWrap/>
            <w:vAlign w:val="center"/>
            <w:hideMark/>
          </w:tcPr>
          <w:p w14:paraId="77DD1847"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17</w:t>
            </w:r>
          </w:p>
        </w:tc>
        <w:tc>
          <w:tcPr>
            <w:tcW w:w="2811" w:type="dxa"/>
            <w:shd w:val="clear" w:color="auto" w:fill="auto"/>
            <w:noWrap/>
            <w:vAlign w:val="center"/>
            <w:hideMark/>
          </w:tcPr>
          <w:p w14:paraId="77F9515A" w14:textId="738870B2"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364B6EF0" w14:textId="77777777" w:rsidTr="00CB4166">
        <w:trPr>
          <w:trHeight w:val="320"/>
          <w:jc w:val="center"/>
        </w:trPr>
        <w:tc>
          <w:tcPr>
            <w:tcW w:w="883" w:type="dxa"/>
            <w:shd w:val="clear" w:color="auto" w:fill="auto"/>
            <w:noWrap/>
            <w:vAlign w:val="bottom"/>
            <w:hideMark/>
          </w:tcPr>
          <w:p w14:paraId="14BE2E90"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01:00</w:t>
            </w:r>
          </w:p>
        </w:tc>
        <w:tc>
          <w:tcPr>
            <w:tcW w:w="2649" w:type="dxa"/>
            <w:vMerge/>
            <w:vAlign w:val="center"/>
            <w:hideMark/>
          </w:tcPr>
          <w:p w14:paraId="5F0D0C8C"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12A74695" w14:textId="0D476AE1" w:rsidR="008567FC" w:rsidRPr="008567FC" w:rsidRDefault="008567FC" w:rsidP="008567FC">
            <w:pPr>
              <w:jc w:val="center"/>
              <w:rPr>
                <w:rFonts w:eastAsia="Times New Roman" w:cs="Times New Roman"/>
                <w:color w:val="000000"/>
              </w:rPr>
            </w:pPr>
            <w:r w:rsidRPr="008567FC">
              <w:rPr>
                <w:rFonts w:eastAsia="Times New Roman" w:cs="Times New Roman"/>
                <w:color w:val="000000"/>
              </w:rPr>
              <w:t>0</w:t>
            </w:r>
            <w:r w:rsidR="00CB4166" w:rsidRPr="00CB4166">
              <w:rPr>
                <w:rFonts w:eastAsia="Times New Roman" w:cs="Times New Roman"/>
                <w:color w:val="000000"/>
              </w:rPr>
              <w:sym w:font="Symbol" w:char="F0B1"/>
            </w:r>
            <w:r w:rsidR="00CB4166">
              <w:rPr>
                <w:rFonts w:eastAsia="Times New Roman" w:cs="Times New Roman"/>
                <w:color w:val="000000"/>
              </w:rPr>
              <w:t>0</w:t>
            </w:r>
          </w:p>
        </w:tc>
      </w:tr>
    </w:tbl>
    <w:p w14:paraId="248DE3F4" w14:textId="1E16C632" w:rsidR="005C6DC1" w:rsidRDefault="005C6DC1"/>
    <w:p w14:paraId="1A7D4C01" w14:textId="77777777" w:rsidR="005C6DC1" w:rsidRDefault="005C6DC1">
      <w:pPr>
        <w:sectPr w:rsidR="005C6DC1" w:rsidSect="00147554">
          <w:footerReference w:type="even" r:id="rId6"/>
          <w:footerReference w:type="default" r:id="rId7"/>
          <w:pgSz w:w="12240" w:h="15840"/>
          <w:pgMar w:top="1440" w:right="1440" w:bottom="1440" w:left="1440" w:header="720" w:footer="720" w:gutter="0"/>
          <w:cols w:space="720"/>
          <w:docGrid w:linePitch="360"/>
        </w:sectPr>
      </w:pPr>
    </w:p>
    <w:p w14:paraId="1289D8C6" w14:textId="31111E5A" w:rsidR="006B26AF" w:rsidRPr="006B26AF" w:rsidRDefault="00B81848" w:rsidP="00B81848">
      <w:pPr>
        <w:spacing w:line="360" w:lineRule="auto"/>
        <w:rPr>
          <w:bCs/>
          <w:vertAlign w:val="superscript"/>
        </w:rPr>
      </w:pPr>
      <w:r>
        <w:rPr>
          <w:b/>
        </w:rPr>
        <w:lastRenderedPageBreak/>
        <w:t>Table S</w:t>
      </w:r>
      <w:r w:rsidR="00DE5D4C">
        <w:rPr>
          <w:b/>
        </w:rPr>
        <w:t>3</w:t>
      </w:r>
      <w:r w:rsidRPr="000547B6">
        <w:rPr>
          <w:bCs/>
        </w:rPr>
        <w:t xml:space="preserve"> </w:t>
      </w:r>
      <w:r>
        <w:rPr>
          <w:bCs/>
        </w:rPr>
        <w:t>Effects of soil nitrogen fertilization, inoculation, and CO</w:t>
      </w:r>
      <w:r>
        <w:rPr>
          <w:bCs/>
          <w:vertAlign w:val="subscript"/>
        </w:rPr>
        <w:t>2</w:t>
      </w:r>
      <w:r>
        <w:rPr>
          <w:bCs/>
        </w:rPr>
        <w:t xml:space="preserve"> on components of the carbon cost to acquire nitrogen</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3D70FEBE" w14:textId="77777777" w:rsidTr="006B26AF">
        <w:trPr>
          <w:trHeight w:val="320"/>
          <w:jc w:val="center"/>
        </w:trPr>
        <w:tc>
          <w:tcPr>
            <w:tcW w:w="1975" w:type="dxa"/>
            <w:tcBorders>
              <w:bottom w:val="single" w:sz="4" w:space="0" w:color="auto"/>
            </w:tcBorders>
            <w:shd w:val="clear" w:color="auto" w:fill="auto"/>
            <w:noWrap/>
            <w:vAlign w:val="center"/>
          </w:tcPr>
          <w:p w14:paraId="16A85499" w14:textId="77777777" w:rsidR="006B26AF" w:rsidRPr="00151116" w:rsidRDefault="006B26AF" w:rsidP="0063750F">
            <w:pPr>
              <w:spacing w:line="276" w:lineRule="auto"/>
              <w:rPr>
                <w:color w:val="000000"/>
              </w:rPr>
            </w:pPr>
          </w:p>
        </w:tc>
        <w:tc>
          <w:tcPr>
            <w:tcW w:w="536" w:type="dxa"/>
            <w:tcBorders>
              <w:bottom w:val="single" w:sz="4" w:space="0" w:color="auto"/>
            </w:tcBorders>
            <w:shd w:val="clear" w:color="auto" w:fill="auto"/>
            <w:noWrap/>
            <w:vAlign w:val="center"/>
          </w:tcPr>
          <w:p w14:paraId="52C23FBB" w14:textId="77777777" w:rsidR="006B26AF" w:rsidRPr="00151116" w:rsidRDefault="006B26AF" w:rsidP="0063750F">
            <w:pPr>
              <w:spacing w:line="276" w:lineRule="auto"/>
              <w:jc w:val="right"/>
              <w:rPr>
                <w:color w:val="000000"/>
              </w:rPr>
            </w:pPr>
          </w:p>
        </w:tc>
        <w:tc>
          <w:tcPr>
            <w:tcW w:w="2172" w:type="dxa"/>
            <w:gridSpan w:val="2"/>
            <w:tcBorders>
              <w:bottom w:val="single" w:sz="4" w:space="0" w:color="auto"/>
            </w:tcBorders>
            <w:shd w:val="clear" w:color="auto" w:fill="auto"/>
            <w:noWrap/>
            <w:vAlign w:val="center"/>
          </w:tcPr>
          <w:p w14:paraId="70BBF9B9" w14:textId="0C92FE44" w:rsidR="006B26AF" w:rsidRPr="00E4133D" w:rsidRDefault="006B26AF" w:rsidP="0063750F">
            <w:pPr>
              <w:spacing w:line="276" w:lineRule="auto"/>
              <w:jc w:val="right"/>
              <w:rPr>
                <w:i/>
                <w:iCs/>
                <w:color w:val="000000"/>
              </w:rPr>
            </w:pPr>
            <w:r>
              <w:rPr>
                <w:b/>
                <w:bCs/>
                <w:color w:val="000000"/>
              </w:rPr>
              <w:t xml:space="preserve">Belowground carbon </w:t>
            </w:r>
            <w:proofErr w:type="spellStart"/>
            <w:r>
              <w:rPr>
                <w:b/>
                <w:bCs/>
                <w:color w:val="000000"/>
              </w:rPr>
              <w:t>biomass</w:t>
            </w:r>
            <w:r>
              <w:rPr>
                <w:vertAlign w:val="superscript"/>
              </w:rPr>
              <w:t>a</w:t>
            </w:r>
            <w:proofErr w:type="spellEnd"/>
          </w:p>
        </w:tc>
        <w:tc>
          <w:tcPr>
            <w:tcW w:w="2172" w:type="dxa"/>
            <w:gridSpan w:val="2"/>
            <w:tcBorders>
              <w:bottom w:val="single" w:sz="4" w:space="0" w:color="auto"/>
            </w:tcBorders>
            <w:shd w:val="clear" w:color="auto" w:fill="auto"/>
            <w:noWrap/>
            <w:vAlign w:val="center"/>
          </w:tcPr>
          <w:p w14:paraId="16C923D9" w14:textId="0AC98DD2" w:rsidR="006B26AF" w:rsidRPr="00E4133D" w:rsidRDefault="006B26AF" w:rsidP="0063750F">
            <w:pPr>
              <w:spacing w:line="276" w:lineRule="auto"/>
              <w:jc w:val="right"/>
              <w:rPr>
                <w:i/>
                <w:iCs/>
                <w:color w:val="000000"/>
              </w:rPr>
            </w:pPr>
            <w:r>
              <w:rPr>
                <w:b/>
                <w:bCs/>
                <w:color w:val="000000"/>
              </w:rPr>
              <w:t xml:space="preserve">Total nitrogen </w:t>
            </w:r>
            <w:proofErr w:type="spellStart"/>
            <w:r>
              <w:rPr>
                <w:b/>
                <w:bCs/>
                <w:color w:val="000000"/>
              </w:rPr>
              <w:t>biomass</w:t>
            </w:r>
            <w:r w:rsidRPr="00537CCE">
              <w:rPr>
                <w:vertAlign w:val="superscript"/>
              </w:rPr>
              <w:t>b</w:t>
            </w:r>
            <w:proofErr w:type="spellEnd"/>
          </w:p>
        </w:tc>
      </w:tr>
      <w:tr w:rsidR="006B26AF" w:rsidRPr="00151116" w14:paraId="0F3C06E1" w14:textId="77777777" w:rsidTr="006B26AF">
        <w:trPr>
          <w:trHeight w:val="320"/>
          <w:jc w:val="center"/>
        </w:trPr>
        <w:tc>
          <w:tcPr>
            <w:tcW w:w="1975" w:type="dxa"/>
            <w:tcBorders>
              <w:top w:val="single" w:sz="4" w:space="0" w:color="auto"/>
              <w:bottom w:val="single" w:sz="4" w:space="0" w:color="auto"/>
            </w:tcBorders>
            <w:shd w:val="clear" w:color="auto" w:fill="auto"/>
            <w:noWrap/>
            <w:vAlign w:val="center"/>
            <w:hideMark/>
          </w:tcPr>
          <w:p w14:paraId="791E7E7B" w14:textId="77777777" w:rsidR="006B26AF" w:rsidRPr="00151116" w:rsidRDefault="006B26AF" w:rsidP="0063750F">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21E73A35" w14:textId="77777777" w:rsidR="006B26AF" w:rsidRPr="00151116" w:rsidRDefault="006B26AF" w:rsidP="0063750F">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2052C816"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22D2AE37" w14:textId="77777777" w:rsidR="006B26AF" w:rsidRPr="00151116" w:rsidRDefault="006B26AF" w:rsidP="0063750F">
            <w:pPr>
              <w:spacing w:line="276" w:lineRule="auto"/>
              <w:jc w:val="right"/>
              <w:rPr>
                <w:color w:val="000000"/>
              </w:rPr>
            </w:pPr>
            <w:r w:rsidRPr="00E4133D">
              <w:rPr>
                <w:i/>
                <w:iCs/>
                <w:color w:val="000000"/>
              </w:rPr>
              <w:t>p</w:t>
            </w:r>
          </w:p>
        </w:tc>
        <w:tc>
          <w:tcPr>
            <w:tcW w:w="1116" w:type="dxa"/>
            <w:tcBorders>
              <w:top w:val="single" w:sz="4" w:space="0" w:color="auto"/>
              <w:bottom w:val="single" w:sz="4" w:space="0" w:color="auto"/>
            </w:tcBorders>
            <w:shd w:val="clear" w:color="auto" w:fill="auto"/>
            <w:noWrap/>
            <w:vAlign w:val="center"/>
            <w:hideMark/>
          </w:tcPr>
          <w:p w14:paraId="4226DC41"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67DC7331" w14:textId="77777777" w:rsidR="006B26AF" w:rsidRPr="00151116" w:rsidRDefault="006B26AF" w:rsidP="0063750F">
            <w:pPr>
              <w:spacing w:line="276" w:lineRule="auto"/>
              <w:jc w:val="right"/>
              <w:rPr>
                <w:color w:val="000000"/>
              </w:rPr>
            </w:pPr>
            <w:r w:rsidRPr="00E4133D">
              <w:rPr>
                <w:i/>
                <w:iCs/>
                <w:color w:val="000000"/>
              </w:rPr>
              <w:t>p</w:t>
            </w:r>
          </w:p>
        </w:tc>
      </w:tr>
      <w:tr w:rsidR="006B26AF" w:rsidRPr="00151116" w14:paraId="0535DF16" w14:textId="77777777" w:rsidTr="006B26AF">
        <w:trPr>
          <w:trHeight w:val="320"/>
          <w:jc w:val="center"/>
        </w:trPr>
        <w:tc>
          <w:tcPr>
            <w:tcW w:w="1975" w:type="dxa"/>
            <w:tcBorders>
              <w:top w:val="single" w:sz="4" w:space="0" w:color="auto"/>
            </w:tcBorders>
            <w:shd w:val="clear" w:color="auto" w:fill="auto"/>
            <w:noWrap/>
            <w:vAlign w:val="center"/>
            <w:hideMark/>
          </w:tcPr>
          <w:p w14:paraId="0CE0A4AE" w14:textId="77777777" w:rsidR="006B26AF" w:rsidRPr="00151116" w:rsidRDefault="006B26AF" w:rsidP="00B81848">
            <w:pPr>
              <w:spacing w:line="276" w:lineRule="auto"/>
              <w:rPr>
                <w:color w:val="000000"/>
              </w:rPr>
            </w:pPr>
            <w:r w:rsidRPr="00A075E5">
              <w:rPr>
                <w:color w:val="000000"/>
              </w:rPr>
              <w:t>(Intercept)</w:t>
            </w:r>
          </w:p>
        </w:tc>
        <w:tc>
          <w:tcPr>
            <w:tcW w:w="536" w:type="dxa"/>
            <w:tcBorders>
              <w:top w:val="single" w:sz="4" w:space="0" w:color="auto"/>
            </w:tcBorders>
            <w:shd w:val="clear" w:color="auto" w:fill="auto"/>
            <w:noWrap/>
            <w:vAlign w:val="center"/>
            <w:hideMark/>
          </w:tcPr>
          <w:p w14:paraId="211A70DE" w14:textId="77777777" w:rsidR="006B26AF" w:rsidRPr="00151116" w:rsidRDefault="006B26AF" w:rsidP="00B81848">
            <w:pPr>
              <w:spacing w:line="276" w:lineRule="auto"/>
              <w:jc w:val="right"/>
              <w:rPr>
                <w:color w:val="000000"/>
              </w:rPr>
            </w:pPr>
            <w:r>
              <w:rPr>
                <w:color w:val="000000"/>
              </w:rPr>
              <w:t>-</w:t>
            </w:r>
          </w:p>
        </w:tc>
        <w:tc>
          <w:tcPr>
            <w:tcW w:w="1116" w:type="dxa"/>
            <w:tcBorders>
              <w:top w:val="single" w:sz="4" w:space="0" w:color="auto"/>
            </w:tcBorders>
            <w:shd w:val="clear" w:color="auto" w:fill="auto"/>
            <w:noWrap/>
            <w:vAlign w:val="bottom"/>
          </w:tcPr>
          <w:p w14:paraId="633420B2" w14:textId="1FBA63F8"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61D73D0E" w14:textId="4C99E6DA" w:rsidR="006B26AF" w:rsidRPr="00623BF6" w:rsidRDefault="006B26AF" w:rsidP="00B81848">
            <w:pPr>
              <w:spacing w:line="276" w:lineRule="auto"/>
              <w:jc w:val="right"/>
              <w:rPr>
                <w:rFonts w:cs="Times New Roman"/>
                <w:color w:val="000000"/>
              </w:rPr>
            </w:pPr>
            <w:r w:rsidRPr="009412FD">
              <w:rPr>
                <w:color w:val="000000"/>
              </w:rPr>
              <w:t>-</w:t>
            </w:r>
          </w:p>
        </w:tc>
        <w:tc>
          <w:tcPr>
            <w:tcW w:w="1116" w:type="dxa"/>
            <w:tcBorders>
              <w:top w:val="single" w:sz="4" w:space="0" w:color="auto"/>
            </w:tcBorders>
            <w:shd w:val="clear" w:color="auto" w:fill="auto"/>
            <w:noWrap/>
            <w:vAlign w:val="bottom"/>
          </w:tcPr>
          <w:p w14:paraId="6738863F" w14:textId="1A972AD5"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7E831126" w14:textId="3452E3EE" w:rsidR="006B26AF" w:rsidRPr="00623BF6" w:rsidRDefault="006B26AF" w:rsidP="00B81848">
            <w:pPr>
              <w:spacing w:line="276" w:lineRule="auto"/>
              <w:jc w:val="right"/>
              <w:rPr>
                <w:rFonts w:cs="Times New Roman"/>
                <w:color w:val="000000"/>
              </w:rPr>
            </w:pPr>
            <w:r w:rsidRPr="009412FD">
              <w:rPr>
                <w:color w:val="000000"/>
              </w:rPr>
              <w:t>-</w:t>
            </w:r>
          </w:p>
        </w:tc>
      </w:tr>
      <w:tr w:rsidR="006B26AF" w:rsidRPr="00151116" w14:paraId="023F381C" w14:textId="77777777" w:rsidTr="006B26AF">
        <w:trPr>
          <w:trHeight w:val="320"/>
          <w:jc w:val="center"/>
        </w:trPr>
        <w:tc>
          <w:tcPr>
            <w:tcW w:w="1975" w:type="dxa"/>
            <w:shd w:val="clear" w:color="auto" w:fill="auto"/>
            <w:noWrap/>
            <w:vAlign w:val="center"/>
            <w:hideMark/>
          </w:tcPr>
          <w:p w14:paraId="7EBC0144" w14:textId="77777777" w:rsidR="006B26AF" w:rsidRPr="00151116" w:rsidRDefault="006B26AF" w:rsidP="00B81848">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0D898957"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5EFC471" w14:textId="4E94BD57" w:rsidR="006B26AF" w:rsidRPr="00623BF6" w:rsidRDefault="006B26AF" w:rsidP="00B81848">
            <w:pPr>
              <w:spacing w:line="276" w:lineRule="auto"/>
              <w:jc w:val="right"/>
              <w:rPr>
                <w:rFonts w:cs="Times New Roman"/>
                <w:color w:val="000000"/>
              </w:rPr>
            </w:pPr>
            <w:r w:rsidRPr="009412FD">
              <w:rPr>
                <w:color w:val="000000"/>
              </w:rPr>
              <w:t>84.134</w:t>
            </w:r>
          </w:p>
        </w:tc>
        <w:tc>
          <w:tcPr>
            <w:tcW w:w="1056" w:type="dxa"/>
            <w:shd w:val="clear" w:color="auto" w:fill="auto"/>
            <w:noWrap/>
            <w:vAlign w:val="bottom"/>
          </w:tcPr>
          <w:p w14:paraId="7A4FF8B1" w14:textId="3B309057"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6F0B4629" w14:textId="0FFE7EB3" w:rsidR="006B26AF" w:rsidRPr="00623BF6" w:rsidRDefault="006B26AF" w:rsidP="00B81848">
            <w:pPr>
              <w:spacing w:line="276" w:lineRule="auto"/>
              <w:jc w:val="right"/>
              <w:rPr>
                <w:rFonts w:cs="Times New Roman"/>
                <w:color w:val="000000"/>
              </w:rPr>
            </w:pPr>
            <w:r w:rsidRPr="009412FD">
              <w:rPr>
                <w:color w:val="000000"/>
              </w:rPr>
              <w:t>23.89</w:t>
            </w:r>
            <w:r>
              <w:rPr>
                <w:color w:val="000000"/>
              </w:rPr>
              <w:t>0</w:t>
            </w:r>
          </w:p>
        </w:tc>
        <w:tc>
          <w:tcPr>
            <w:tcW w:w="1056" w:type="dxa"/>
            <w:shd w:val="clear" w:color="auto" w:fill="auto"/>
            <w:noWrap/>
            <w:vAlign w:val="bottom"/>
          </w:tcPr>
          <w:p w14:paraId="1E8F8071" w14:textId="314F545F"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24A7D0EF" w14:textId="77777777" w:rsidTr="006B26AF">
        <w:trPr>
          <w:trHeight w:val="320"/>
          <w:jc w:val="center"/>
        </w:trPr>
        <w:tc>
          <w:tcPr>
            <w:tcW w:w="1975" w:type="dxa"/>
            <w:shd w:val="clear" w:color="auto" w:fill="auto"/>
            <w:noWrap/>
            <w:vAlign w:val="center"/>
            <w:hideMark/>
          </w:tcPr>
          <w:p w14:paraId="4E584178" w14:textId="77777777" w:rsidR="006B26AF" w:rsidRPr="00151116" w:rsidRDefault="006B26AF" w:rsidP="00B81848">
            <w:pPr>
              <w:spacing w:line="276" w:lineRule="auto"/>
              <w:rPr>
                <w:color w:val="000000"/>
              </w:rPr>
            </w:pPr>
            <w:r>
              <w:rPr>
                <w:color w:val="000000"/>
              </w:rPr>
              <w:t>Inoculation (I)</w:t>
            </w:r>
          </w:p>
        </w:tc>
        <w:tc>
          <w:tcPr>
            <w:tcW w:w="536" w:type="dxa"/>
            <w:shd w:val="clear" w:color="auto" w:fill="auto"/>
            <w:noWrap/>
            <w:vAlign w:val="center"/>
            <w:hideMark/>
          </w:tcPr>
          <w:p w14:paraId="2AD47463"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1188927C" w14:textId="6CB349AD" w:rsidR="006B26AF" w:rsidRPr="00623BF6" w:rsidRDefault="006B26AF" w:rsidP="00B81848">
            <w:pPr>
              <w:spacing w:line="276" w:lineRule="auto"/>
              <w:jc w:val="right"/>
              <w:rPr>
                <w:rFonts w:cs="Times New Roman"/>
                <w:color w:val="000000"/>
              </w:rPr>
            </w:pPr>
            <w:r w:rsidRPr="009412FD">
              <w:rPr>
                <w:color w:val="000000"/>
              </w:rPr>
              <w:t>41.03</w:t>
            </w:r>
          </w:p>
        </w:tc>
        <w:tc>
          <w:tcPr>
            <w:tcW w:w="1056" w:type="dxa"/>
            <w:shd w:val="clear" w:color="auto" w:fill="auto"/>
            <w:noWrap/>
            <w:vAlign w:val="bottom"/>
          </w:tcPr>
          <w:p w14:paraId="3F685179" w14:textId="351E6769"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4BCA7B9D" w14:textId="3296D57A" w:rsidR="006B26AF" w:rsidRPr="00623BF6" w:rsidRDefault="006B26AF" w:rsidP="00B81848">
            <w:pPr>
              <w:spacing w:line="276" w:lineRule="auto"/>
              <w:jc w:val="right"/>
              <w:rPr>
                <w:rFonts w:cs="Times New Roman"/>
                <w:color w:val="000000"/>
              </w:rPr>
            </w:pPr>
            <w:r w:rsidRPr="009412FD">
              <w:rPr>
                <w:color w:val="000000"/>
              </w:rPr>
              <w:t>134.46</w:t>
            </w:r>
          </w:p>
        </w:tc>
        <w:tc>
          <w:tcPr>
            <w:tcW w:w="1056" w:type="dxa"/>
            <w:shd w:val="clear" w:color="auto" w:fill="auto"/>
            <w:noWrap/>
            <w:vAlign w:val="bottom"/>
          </w:tcPr>
          <w:p w14:paraId="31F52561" w14:textId="5F888AF3"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77C93679" w14:textId="77777777" w:rsidTr="006B26AF">
        <w:trPr>
          <w:trHeight w:val="320"/>
          <w:jc w:val="center"/>
        </w:trPr>
        <w:tc>
          <w:tcPr>
            <w:tcW w:w="1975" w:type="dxa"/>
            <w:shd w:val="clear" w:color="auto" w:fill="auto"/>
            <w:noWrap/>
            <w:vAlign w:val="center"/>
            <w:hideMark/>
          </w:tcPr>
          <w:p w14:paraId="55071A5E" w14:textId="77777777" w:rsidR="006B26AF" w:rsidRPr="00151116" w:rsidRDefault="006B26AF" w:rsidP="00B81848">
            <w:pPr>
              <w:spacing w:line="276" w:lineRule="auto"/>
              <w:rPr>
                <w:color w:val="000000"/>
              </w:rPr>
            </w:pPr>
            <w:r>
              <w:rPr>
                <w:color w:val="000000"/>
              </w:rPr>
              <w:t>N fertilization (N)</w:t>
            </w:r>
          </w:p>
        </w:tc>
        <w:tc>
          <w:tcPr>
            <w:tcW w:w="536" w:type="dxa"/>
            <w:shd w:val="clear" w:color="auto" w:fill="auto"/>
            <w:noWrap/>
            <w:vAlign w:val="center"/>
            <w:hideMark/>
          </w:tcPr>
          <w:p w14:paraId="0C8B752C"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69C92987" w14:textId="160AD1B2" w:rsidR="006B26AF" w:rsidRPr="00623BF6" w:rsidRDefault="006B26AF" w:rsidP="00B81848">
            <w:pPr>
              <w:spacing w:line="276" w:lineRule="auto"/>
              <w:jc w:val="right"/>
              <w:rPr>
                <w:rFonts w:cs="Times New Roman"/>
                <w:color w:val="000000"/>
              </w:rPr>
            </w:pPr>
            <w:r w:rsidRPr="009412FD">
              <w:rPr>
                <w:color w:val="000000"/>
              </w:rPr>
              <w:t>152.248</w:t>
            </w:r>
          </w:p>
        </w:tc>
        <w:tc>
          <w:tcPr>
            <w:tcW w:w="1056" w:type="dxa"/>
            <w:shd w:val="clear" w:color="auto" w:fill="auto"/>
            <w:noWrap/>
            <w:vAlign w:val="bottom"/>
          </w:tcPr>
          <w:p w14:paraId="654B0173" w14:textId="381B687D"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3946047" w14:textId="0778AC3C" w:rsidR="006B26AF" w:rsidRPr="00623BF6" w:rsidRDefault="006B26AF" w:rsidP="00B81848">
            <w:pPr>
              <w:spacing w:line="276" w:lineRule="auto"/>
              <w:jc w:val="right"/>
              <w:rPr>
                <w:rFonts w:cs="Times New Roman"/>
                <w:color w:val="000000"/>
              </w:rPr>
            </w:pPr>
            <w:r w:rsidRPr="009412FD">
              <w:rPr>
                <w:color w:val="000000"/>
              </w:rPr>
              <w:t>529.021</w:t>
            </w:r>
          </w:p>
        </w:tc>
        <w:tc>
          <w:tcPr>
            <w:tcW w:w="1056" w:type="dxa"/>
            <w:shd w:val="clear" w:color="auto" w:fill="auto"/>
            <w:noWrap/>
            <w:vAlign w:val="bottom"/>
          </w:tcPr>
          <w:p w14:paraId="3E3E517E" w14:textId="3B743750"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3D54D545" w14:textId="77777777" w:rsidTr="006B26AF">
        <w:trPr>
          <w:trHeight w:val="320"/>
          <w:jc w:val="center"/>
        </w:trPr>
        <w:tc>
          <w:tcPr>
            <w:tcW w:w="1975" w:type="dxa"/>
            <w:shd w:val="clear" w:color="auto" w:fill="auto"/>
            <w:noWrap/>
            <w:vAlign w:val="center"/>
            <w:hideMark/>
          </w:tcPr>
          <w:p w14:paraId="7D3BA8C7"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74C6DEFD"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D8A8EFA" w14:textId="278E342F" w:rsidR="006B26AF" w:rsidRPr="00623BF6" w:rsidRDefault="006B26AF" w:rsidP="00B81848">
            <w:pPr>
              <w:spacing w:line="276" w:lineRule="auto"/>
              <w:jc w:val="right"/>
              <w:rPr>
                <w:rFonts w:cs="Times New Roman"/>
                <w:color w:val="000000"/>
              </w:rPr>
            </w:pPr>
            <w:r w:rsidRPr="009412FD">
              <w:rPr>
                <w:color w:val="000000"/>
              </w:rPr>
              <w:t>8.965</w:t>
            </w:r>
          </w:p>
        </w:tc>
        <w:tc>
          <w:tcPr>
            <w:tcW w:w="1056" w:type="dxa"/>
            <w:shd w:val="clear" w:color="auto" w:fill="auto"/>
            <w:noWrap/>
            <w:vAlign w:val="bottom"/>
          </w:tcPr>
          <w:p w14:paraId="379BCE02" w14:textId="1574C937" w:rsidR="006B26AF" w:rsidRPr="00623BF6" w:rsidRDefault="006B26AF" w:rsidP="00B81848">
            <w:pPr>
              <w:spacing w:line="276" w:lineRule="auto"/>
              <w:jc w:val="right"/>
              <w:rPr>
                <w:rFonts w:cs="Times New Roman"/>
                <w:b/>
                <w:bCs/>
                <w:color w:val="000000"/>
              </w:rPr>
            </w:pPr>
            <w:r w:rsidRPr="009412FD">
              <w:rPr>
                <w:b/>
                <w:bCs/>
                <w:color w:val="000000"/>
              </w:rPr>
              <w:t>0.003</w:t>
            </w:r>
          </w:p>
        </w:tc>
        <w:tc>
          <w:tcPr>
            <w:tcW w:w="1116" w:type="dxa"/>
            <w:shd w:val="clear" w:color="auto" w:fill="auto"/>
            <w:noWrap/>
            <w:vAlign w:val="bottom"/>
          </w:tcPr>
          <w:p w14:paraId="45205689" w14:textId="188AB62A" w:rsidR="006B26AF" w:rsidRPr="00623BF6" w:rsidRDefault="006B26AF" w:rsidP="00B81848">
            <w:pPr>
              <w:spacing w:line="276" w:lineRule="auto"/>
              <w:jc w:val="right"/>
              <w:rPr>
                <w:rFonts w:cs="Times New Roman"/>
                <w:color w:val="000000"/>
              </w:rPr>
            </w:pPr>
            <w:r w:rsidRPr="009412FD">
              <w:rPr>
                <w:color w:val="000000"/>
              </w:rPr>
              <w:t>1.19</w:t>
            </w:r>
            <w:r>
              <w:rPr>
                <w:color w:val="000000"/>
              </w:rPr>
              <w:t>0</w:t>
            </w:r>
          </w:p>
        </w:tc>
        <w:tc>
          <w:tcPr>
            <w:tcW w:w="1056" w:type="dxa"/>
            <w:shd w:val="clear" w:color="auto" w:fill="auto"/>
            <w:noWrap/>
            <w:vAlign w:val="bottom"/>
          </w:tcPr>
          <w:p w14:paraId="04A4B232" w14:textId="1C7B38FC" w:rsidR="006B26AF" w:rsidRPr="00623BF6" w:rsidRDefault="006B26AF" w:rsidP="00B81848">
            <w:pPr>
              <w:spacing w:line="276" w:lineRule="auto"/>
              <w:jc w:val="right"/>
              <w:rPr>
                <w:rFonts w:cs="Times New Roman"/>
                <w:b/>
                <w:bCs/>
                <w:color w:val="000000"/>
              </w:rPr>
            </w:pPr>
            <w:r w:rsidRPr="009412FD">
              <w:rPr>
                <w:color w:val="000000"/>
              </w:rPr>
              <w:t>0.275</w:t>
            </w:r>
          </w:p>
        </w:tc>
      </w:tr>
      <w:tr w:rsidR="006B26AF" w:rsidRPr="00151116" w14:paraId="5749BE15" w14:textId="77777777" w:rsidTr="006B26AF">
        <w:trPr>
          <w:trHeight w:val="320"/>
          <w:jc w:val="center"/>
        </w:trPr>
        <w:tc>
          <w:tcPr>
            <w:tcW w:w="1975" w:type="dxa"/>
            <w:shd w:val="clear" w:color="auto" w:fill="auto"/>
            <w:noWrap/>
            <w:vAlign w:val="center"/>
            <w:hideMark/>
          </w:tcPr>
          <w:p w14:paraId="7A869F3D"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997EBF0"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4A131939" w14:textId="18AAD944" w:rsidR="006B26AF" w:rsidRPr="00623BF6" w:rsidRDefault="006B26AF" w:rsidP="00B81848">
            <w:pPr>
              <w:spacing w:line="276" w:lineRule="auto"/>
              <w:jc w:val="right"/>
              <w:rPr>
                <w:rFonts w:cs="Times New Roman"/>
                <w:color w:val="000000"/>
              </w:rPr>
            </w:pPr>
            <w:r w:rsidRPr="009412FD">
              <w:rPr>
                <w:color w:val="000000"/>
              </w:rPr>
              <w:t>1.188</w:t>
            </w:r>
          </w:p>
        </w:tc>
        <w:tc>
          <w:tcPr>
            <w:tcW w:w="1056" w:type="dxa"/>
            <w:shd w:val="clear" w:color="auto" w:fill="auto"/>
            <w:noWrap/>
            <w:vAlign w:val="bottom"/>
          </w:tcPr>
          <w:p w14:paraId="59BB84EF" w14:textId="6D5DC7B6" w:rsidR="006B26AF" w:rsidRPr="00623BF6" w:rsidRDefault="006B26AF" w:rsidP="00B81848">
            <w:pPr>
              <w:spacing w:line="276" w:lineRule="auto"/>
              <w:jc w:val="right"/>
              <w:rPr>
                <w:rFonts w:cs="Times New Roman"/>
                <w:b/>
                <w:bCs/>
                <w:i/>
                <w:iCs/>
                <w:color w:val="000000"/>
              </w:rPr>
            </w:pPr>
            <w:r w:rsidRPr="009412FD">
              <w:rPr>
                <w:color w:val="000000"/>
              </w:rPr>
              <w:t>0.276</w:t>
            </w:r>
          </w:p>
        </w:tc>
        <w:tc>
          <w:tcPr>
            <w:tcW w:w="1116" w:type="dxa"/>
            <w:shd w:val="clear" w:color="auto" w:fill="auto"/>
            <w:noWrap/>
            <w:vAlign w:val="bottom"/>
          </w:tcPr>
          <w:p w14:paraId="1806372E" w14:textId="06D026C9" w:rsidR="006B26AF" w:rsidRPr="00623BF6" w:rsidRDefault="006B26AF" w:rsidP="00B81848">
            <w:pPr>
              <w:spacing w:line="276" w:lineRule="auto"/>
              <w:jc w:val="right"/>
              <w:rPr>
                <w:rFonts w:cs="Times New Roman"/>
                <w:color w:val="000000"/>
              </w:rPr>
            </w:pPr>
            <w:r w:rsidRPr="009412FD">
              <w:rPr>
                <w:color w:val="000000"/>
              </w:rPr>
              <w:t>5.915</w:t>
            </w:r>
          </w:p>
        </w:tc>
        <w:tc>
          <w:tcPr>
            <w:tcW w:w="1056" w:type="dxa"/>
            <w:shd w:val="clear" w:color="auto" w:fill="auto"/>
            <w:noWrap/>
            <w:vAlign w:val="bottom"/>
          </w:tcPr>
          <w:p w14:paraId="417F9A28" w14:textId="7A6C90D5" w:rsidR="006B26AF" w:rsidRPr="00623BF6" w:rsidRDefault="006B26AF" w:rsidP="00B81848">
            <w:pPr>
              <w:spacing w:line="276" w:lineRule="auto"/>
              <w:jc w:val="right"/>
              <w:rPr>
                <w:rFonts w:cs="Times New Roman"/>
                <w:b/>
                <w:bCs/>
                <w:color w:val="000000"/>
              </w:rPr>
            </w:pPr>
            <w:r w:rsidRPr="009412FD">
              <w:rPr>
                <w:b/>
                <w:bCs/>
                <w:color w:val="000000"/>
              </w:rPr>
              <w:t>0.015</w:t>
            </w:r>
          </w:p>
        </w:tc>
      </w:tr>
      <w:tr w:rsidR="006B26AF" w:rsidRPr="00151116" w14:paraId="44D48F18" w14:textId="77777777" w:rsidTr="006B26AF">
        <w:trPr>
          <w:trHeight w:val="320"/>
          <w:jc w:val="center"/>
        </w:trPr>
        <w:tc>
          <w:tcPr>
            <w:tcW w:w="1975" w:type="dxa"/>
            <w:shd w:val="clear" w:color="auto" w:fill="auto"/>
            <w:noWrap/>
            <w:vAlign w:val="center"/>
            <w:hideMark/>
          </w:tcPr>
          <w:p w14:paraId="430E0565" w14:textId="77777777" w:rsidR="006B26AF" w:rsidRPr="00151116" w:rsidRDefault="006B26AF" w:rsidP="00B81848">
            <w:pPr>
              <w:spacing w:line="276" w:lineRule="auto"/>
              <w:rPr>
                <w:color w:val="000000"/>
              </w:rPr>
            </w:pPr>
            <w:r>
              <w:rPr>
                <w:color w:val="000000"/>
              </w:rPr>
              <w:t>I*N</w:t>
            </w:r>
          </w:p>
        </w:tc>
        <w:tc>
          <w:tcPr>
            <w:tcW w:w="536" w:type="dxa"/>
            <w:shd w:val="clear" w:color="auto" w:fill="auto"/>
            <w:noWrap/>
            <w:vAlign w:val="center"/>
            <w:hideMark/>
          </w:tcPr>
          <w:p w14:paraId="0BF1BE66"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3854C6BE" w14:textId="59E0E084" w:rsidR="006B26AF" w:rsidRPr="00623BF6" w:rsidRDefault="006B26AF" w:rsidP="00B81848">
            <w:pPr>
              <w:spacing w:line="276" w:lineRule="auto"/>
              <w:jc w:val="right"/>
              <w:rPr>
                <w:rFonts w:cs="Times New Roman"/>
                <w:color w:val="000000"/>
              </w:rPr>
            </w:pPr>
            <w:r w:rsidRPr="009412FD">
              <w:rPr>
                <w:color w:val="000000"/>
              </w:rPr>
              <w:t>22.648</w:t>
            </w:r>
          </w:p>
        </w:tc>
        <w:tc>
          <w:tcPr>
            <w:tcW w:w="1056" w:type="dxa"/>
            <w:shd w:val="clear" w:color="auto" w:fill="auto"/>
            <w:noWrap/>
            <w:vAlign w:val="bottom"/>
          </w:tcPr>
          <w:p w14:paraId="2759364D" w14:textId="2311FB93"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8E650D0" w14:textId="36EB7F56" w:rsidR="006B26AF" w:rsidRPr="00623BF6" w:rsidRDefault="006B26AF" w:rsidP="00B81848">
            <w:pPr>
              <w:spacing w:line="276" w:lineRule="auto"/>
              <w:jc w:val="right"/>
              <w:rPr>
                <w:rFonts w:cs="Times New Roman"/>
                <w:color w:val="000000"/>
              </w:rPr>
            </w:pPr>
            <w:r w:rsidRPr="009412FD">
              <w:rPr>
                <w:color w:val="000000"/>
              </w:rPr>
              <w:t>55.562</w:t>
            </w:r>
          </w:p>
        </w:tc>
        <w:tc>
          <w:tcPr>
            <w:tcW w:w="1056" w:type="dxa"/>
            <w:shd w:val="clear" w:color="auto" w:fill="auto"/>
            <w:noWrap/>
            <w:vAlign w:val="bottom"/>
          </w:tcPr>
          <w:p w14:paraId="56B6FB53" w14:textId="0380DBBD" w:rsidR="006B26AF" w:rsidRPr="00623BF6" w:rsidRDefault="006B26AF" w:rsidP="00B81848">
            <w:pPr>
              <w:spacing w:line="276" w:lineRule="auto"/>
              <w:jc w:val="right"/>
              <w:rPr>
                <w:rFonts w:cs="Times New Roman"/>
                <w:b/>
                <w:bCs/>
                <w:i/>
                <w:iCs/>
                <w:color w:val="000000"/>
              </w:rPr>
            </w:pPr>
            <w:r w:rsidRPr="009412FD">
              <w:rPr>
                <w:b/>
                <w:bCs/>
                <w:color w:val="000000"/>
              </w:rPr>
              <w:t>&lt;0.001</w:t>
            </w:r>
          </w:p>
        </w:tc>
      </w:tr>
      <w:tr w:rsidR="006B26AF" w:rsidRPr="00151116" w14:paraId="4366D8F2" w14:textId="77777777" w:rsidTr="006B26AF">
        <w:trPr>
          <w:trHeight w:val="320"/>
          <w:jc w:val="center"/>
        </w:trPr>
        <w:tc>
          <w:tcPr>
            <w:tcW w:w="1975" w:type="dxa"/>
            <w:tcBorders>
              <w:bottom w:val="single" w:sz="4" w:space="0" w:color="auto"/>
            </w:tcBorders>
            <w:shd w:val="clear" w:color="auto" w:fill="auto"/>
            <w:noWrap/>
            <w:vAlign w:val="center"/>
            <w:hideMark/>
          </w:tcPr>
          <w:p w14:paraId="298273CC"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0CA1180D" w14:textId="77777777" w:rsidR="006B26AF" w:rsidRPr="00151116" w:rsidRDefault="006B26AF" w:rsidP="00B81848">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609175EB" w14:textId="582B00B4" w:rsidR="006B26AF" w:rsidRPr="00623BF6" w:rsidRDefault="006B26AF" w:rsidP="00B81848">
            <w:pPr>
              <w:spacing w:line="276" w:lineRule="auto"/>
              <w:jc w:val="right"/>
              <w:rPr>
                <w:rFonts w:cs="Times New Roman"/>
                <w:color w:val="000000"/>
              </w:rPr>
            </w:pPr>
            <w:r w:rsidRPr="009412FD">
              <w:rPr>
                <w:color w:val="000000"/>
              </w:rPr>
              <w:t>1.109</w:t>
            </w:r>
          </w:p>
        </w:tc>
        <w:tc>
          <w:tcPr>
            <w:tcW w:w="1056" w:type="dxa"/>
            <w:tcBorders>
              <w:bottom w:val="single" w:sz="4" w:space="0" w:color="auto"/>
            </w:tcBorders>
            <w:shd w:val="clear" w:color="auto" w:fill="auto"/>
            <w:noWrap/>
            <w:vAlign w:val="bottom"/>
          </w:tcPr>
          <w:p w14:paraId="4765998E" w14:textId="04C6D841" w:rsidR="006B26AF" w:rsidRPr="00623BF6" w:rsidRDefault="006B26AF" w:rsidP="00B81848">
            <w:pPr>
              <w:spacing w:line="276" w:lineRule="auto"/>
              <w:jc w:val="right"/>
              <w:rPr>
                <w:rFonts w:cs="Times New Roman"/>
                <w:b/>
                <w:bCs/>
                <w:color w:val="000000"/>
              </w:rPr>
            </w:pPr>
            <w:r w:rsidRPr="009412FD">
              <w:rPr>
                <w:color w:val="000000"/>
              </w:rPr>
              <w:t>0.292</w:t>
            </w:r>
          </w:p>
        </w:tc>
        <w:tc>
          <w:tcPr>
            <w:tcW w:w="1116" w:type="dxa"/>
            <w:tcBorders>
              <w:bottom w:val="single" w:sz="4" w:space="0" w:color="auto"/>
            </w:tcBorders>
            <w:shd w:val="clear" w:color="auto" w:fill="auto"/>
            <w:noWrap/>
            <w:vAlign w:val="bottom"/>
          </w:tcPr>
          <w:p w14:paraId="3CC4C08F" w14:textId="7E0D7815" w:rsidR="006B26AF" w:rsidRPr="00623BF6" w:rsidRDefault="006B26AF" w:rsidP="00B81848">
            <w:pPr>
              <w:spacing w:line="276" w:lineRule="auto"/>
              <w:jc w:val="right"/>
              <w:rPr>
                <w:rFonts w:cs="Times New Roman"/>
                <w:color w:val="000000"/>
              </w:rPr>
            </w:pPr>
            <w:r w:rsidRPr="009412FD">
              <w:rPr>
                <w:color w:val="000000"/>
              </w:rPr>
              <w:t>0.62</w:t>
            </w:r>
            <w:r>
              <w:rPr>
                <w:color w:val="000000"/>
              </w:rPr>
              <w:t>0</w:t>
            </w:r>
          </w:p>
        </w:tc>
        <w:tc>
          <w:tcPr>
            <w:tcW w:w="1056" w:type="dxa"/>
            <w:tcBorders>
              <w:bottom w:val="single" w:sz="4" w:space="0" w:color="auto"/>
            </w:tcBorders>
            <w:shd w:val="clear" w:color="auto" w:fill="auto"/>
            <w:noWrap/>
            <w:vAlign w:val="bottom"/>
          </w:tcPr>
          <w:p w14:paraId="631BFA86" w14:textId="65C4BA9B" w:rsidR="006B26AF" w:rsidRPr="00623BF6" w:rsidRDefault="006B26AF" w:rsidP="00B81848">
            <w:pPr>
              <w:spacing w:line="276" w:lineRule="auto"/>
              <w:jc w:val="right"/>
              <w:rPr>
                <w:rFonts w:cs="Times New Roman"/>
                <w:color w:val="000000"/>
              </w:rPr>
            </w:pPr>
            <w:r w:rsidRPr="009412FD">
              <w:rPr>
                <w:color w:val="000000"/>
              </w:rPr>
              <w:t>0.431</w:t>
            </w:r>
          </w:p>
        </w:tc>
      </w:tr>
    </w:tbl>
    <w:p w14:paraId="401C211C" w14:textId="77777777" w:rsidR="006B26AF" w:rsidRPr="00E90F4A" w:rsidRDefault="006B26AF" w:rsidP="00B81848">
      <w:pPr>
        <w:spacing w:line="360" w:lineRule="auto"/>
      </w:pPr>
    </w:p>
    <w:p w14:paraId="4789BEA8" w14:textId="3F0349A3" w:rsidR="00B81848" w:rsidRDefault="00B81848" w:rsidP="00B81848">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rsidR="00F07B90">
        <w:t>A superscript “a” is included after trait labels to indicate if models were fit with natural-log transformed response variables, while a superscript “b” is included if models were fit with square-</w:t>
      </w:r>
      <w:proofErr w:type="spellStart"/>
      <w:r w:rsidR="00F07B90">
        <w:t>root</w:t>
      </w:r>
      <w:proofErr w:type="spellEnd"/>
      <w:r w:rsidR="00F07B90">
        <w:t xml:space="preserve"> transformed response variables. </w:t>
      </w:r>
      <w:r>
        <w:rPr>
          <w:i/>
          <w:iCs/>
        </w:rPr>
        <w:t>P</w:t>
      </w:r>
      <w:r>
        <w:t>-values less than 0.05 are in bold. Key: df=degrees of freedom.</w:t>
      </w:r>
    </w:p>
    <w:p w14:paraId="44474771" w14:textId="42E884F6" w:rsidR="00B81848" w:rsidRDefault="00B81848">
      <w:pPr>
        <w:rPr>
          <w:b/>
        </w:rPr>
      </w:pPr>
      <w:r>
        <w:rPr>
          <w:b/>
        </w:rPr>
        <w:br w:type="page"/>
      </w:r>
    </w:p>
    <w:p w14:paraId="6C8FC88C" w14:textId="7D8C9DB4" w:rsidR="005C6DC1" w:rsidRPr="00BA14BF" w:rsidRDefault="005C6DC1" w:rsidP="005C6DC1">
      <w:pPr>
        <w:spacing w:line="360" w:lineRule="auto"/>
        <w:rPr>
          <w:b/>
        </w:rPr>
      </w:pPr>
      <w:r>
        <w:rPr>
          <w:b/>
        </w:rPr>
        <w:lastRenderedPageBreak/>
        <w:t xml:space="preserve">Table </w:t>
      </w:r>
      <w:r w:rsidR="00FC634E">
        <w:rPr>
          <w:b/>
        </w:rPr>
        <w:t>S</w:t>
      </w:r>
      <w:r w:rsidR="00B81848">
        <w:rPr>
          <w:b/>
        </w:rPr>
        <w:t>4</w:t>
      </w:r>
      <w:r w:rsidRPr="000547B6">
        <w:rPr>
          <w:bCs/>
        </w:rPr>
        <w:t xml:space="preserve"> </w:t>
      </w:r>
      <w:r>
        <w:rPr>
          <w:bCs/>
        </w:rPr>
        <w:t>Effects of soil nitrogen fertilization, inoculation, and CO</w:t>
      </w:r>
      <w:r>
        <w:rPr>
          <w:bCs/>
          <w:vertAlign w:val="subscript"/>
        </w:rPr>
        <w:t>2</w:t>
      </w:r>
      <w:r>
        <w:rPr>
          <w:bCs/>
        </w:rPr>
        <w:t xml:space="preserve"> on the root nodule biomass: root biomass ratio and root nodule biomass</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072BAFBF" w14:textId="77777777" w:rsidTr="006B26AF">
        <w:trPr>
          <w:trHeight w:val="320"/>
          <w:jc w:val="center"/>
        </w:trPr>
        <w:tc>
          <w:tcPr>
            <w:tcW w:w="1975" w:type="dxa"/>
            <w:tcBorders>
              <w:left w:val="nil"/>
              <w:bottom w:val="single" w:sz="4" w:space="0" w:color="auto"/>
              <w:right w:val="nil"/>
            </w:tcBorders>
            <w:shd w:val="clear" w:color="auto" w:fill="auto"/>
            <w:noWrap/>
            <w:vAlign w:val="center"/>
          </w:tcPr>
          <w:p w14:paraId="51C4F3FD" w14:textId="77777777" w:rsidR="006B26AF" w:rsidRPr="00151116" w:rsidRDefault="006B26AF" w:rsidP="002C5BDB">
            <w:pPr>
              <w:spacing w:line="276" w:lineRule="auto"/>
              <w:rPr>
                <w:color w:val="000000"/>
              </w:rPr>
            </w:pPr>
          </w:p>
        </w:tc>
        <w:tc>
          <w:tcPr>
            <w:tcW w:w="536" w:type="dxa"/>
            <w:tcBorders>
              <w:left w:val="nil"/>
              <w:bottom w:val="single" w:sz="4" w:space="0" w:color="auto"/>
              <w:right w:val="nil"/>
            </w:tcBorders>
            <w:shd w:val="clear" w:color="auto" w:fill="auto"/>
            <w:noWrap/>
            <w:vAlign w:val="center"/>
          </w:tcPr>
          <w:p w14:paraId="0BD10DD3" w14:textId="77777777" w:rsidR="006B26AF" w:rsidRPr="00151116" w:rsidRDefault="006B26AF" w:rsidP="002C5BDB">
            <w:pPr>
              <w:spacing w:line="276" w:lineRule="auto"/>
              <w:jc w:val="right"/>
              <w:rPr>
                <w:color w:val="000000"/>
              </w:rPr>
            </w:pPr>
          </w:p>
        </w:tc>
        <w:tc>
          <w:tcPr>
            <w:tcW w:w="2172" w:type="dxa"/>
            <w:gridSpan w:val="2"/>
            <w:tcBorders>
              <w:left w:val="nil"/>
              <w:bottom w:val="single" w:sz="4" w:space="0" w:color="auto"/>
              <w:right w:val="nil"/>
            </w:tcBorders>
            <w:shd w:val="clear" w:color="auto" w:fill="auto"/>
            <w:noWrap/>
            <w:vAlign w:val="center"/>
          </w:tcPr>
          <w:p w14:paraId="452149D0" w14:textId="1D7D8D86" w:rsidR="006B26AF" w:rsidRPr="00E4133D" w:rsidRDefault="006B26AF" w:rsidP="002C5BDB">
            <w:pPr>
              <w:spacing w:line="276" w:lineRule="auto"/>
              <w:jc w:val="right"/>
              <w:rPr>
                <w:i/>
                <w:iCs/>
                <w:color w:val="000000"/>
              </w:rPr>
            </w:pPr>
            <w:r>
              <w:rPr>
                <w:b/>
                <w:bCs/>
                <w:color w:val="000000"/>
              </w:rPr>
              <w:t xml:space="preserve">Root nodule </w:t>
            </w:r>
            <w:proofErr w:type="spellStart"/>
            <w:r>
              <w:rPr>
                <w:b/>
                <w:bCs/>
                <w:color w:val="000000"/>
              </w:rPr>
              <w:t>biomass</w:t>
            </w:r>
            <w:r>
              <w:rPr>
                <w:b/>
                <w:bCs/>
                <w:color w:val="000000"/>
                <w:vertAlign w:val="superscript"/>
              </w:rPr>
              <w:t>b</w:t>
            </w:r>
            <w:proofErr w:type="spellEnd"/>
          </w:p>
        </w:tc>
        <w:tc>
          <w:tcPr>
            <w:tcW w:w="2172" w:type="dxa"/>
            <w:gridSpan w:val="2"/>
            <w:tcBorders>
              <w:left w:val="nil"/>
              <w:bottom w:val="single" w:sz="4" w:space="0" w:color="auto"/>
              <w:right w:val="nil"/>
            </w:tcBorders>
            <w:shd w:val="clear" w:color="auto" w:fill="auto"/>
            <w:noWrap/>
            <w:vAlign w:val="center"/>
          </w:tcPr>
          <w:p w14:paraId="7EA47BBB" w14:textId="621B39E0" w:rsidR="006B26AF" w:rsidRPr="00E4133D" w:rsidRDefault="006B26AF" w:rsidP="002C5BDB">
            <w:pPr>
              <w:spacing w:line="276" w:lineRule="auto"/>
              <w:jc w:val="right"/>
              <w:rPr>
                <w:i/>
                <w:iCs/>
                <w:color w:val="000000"/>
              </w:rPr>
            </w:pPr>
            <w:r>
              <w:rPr>
                <w:b/>
                <w:bCs/>
                <w:color w:val="000000"/>
              </w:rPr>
              <w:t xml:space="preserve">Root nodule: root </w:t>
            </w:r>
            <w:proofErr w:type="spellStart"/>
            <w:r>
              <w:rPr>
                <w:b/>
                <w:bCs/>
                <w:color w:val="000000"/>
              </w:rPr>
              <w:t>biomass</w:t>
            </w:r>
            <w:r>
              <w:rPr>
                <w:b/>
                <w:bCs/>
                <w:color w:val="000000"/>
                <w:vertAlign w:val="superscript"/>
              </w:rPr>
              <w:t>b</w:t>
            </w:r>
            <w:proofErr w:type="spellEnd"/>
          </w:p>
        </w:tc>
      </w:tr>
      <w:tr w:rsidR="006B26AF" w:rsidRPr="00151116" w14:paraId="7A6DE16A" w14:textId="77777777" w:rsidTr="006B26AF">
        <w:trPr>
          <w:trHeight w:val="320"/>
          <w:jc w:val="center"/>
        </w:trPr>
        <w:tc>
          <w:tcPr>
            <w:tcW w:w="1975" w:type="dxa"/>
            <w:tcBorders>
              <w:top w:val="single" w:sz="4" w:space="0" w:color="auto"/>
              <w:left w:val="nil"/>
              <w:bottom w:val="single" w:sz="4" w:space="0" w:color="auto"/>
              <w:right w:val="nil"/>
            </w:tcBorders>
            <w:shd w:val="clear" w:color="auto" w:fill="auto"/>
            <w:noWrap/>
            <w:vAlign w:val="center"/>
            <w:hideMark/>
          </w:tcPr>
          <w:p w14:paraId="280BA250" w14:textId="77777777" w:rsidR="006B26AF" w:rsidRPr="00151116" w:rsidRDefault="006B26AF" w:rsidP="002C5BDB">
            <w:pPr>
              <w:spacing w:line="276" w:lineRule="auto"/>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615EB159" w14:textId="77777777" w:rsidR="006B26AF" w:rsidRPr="00151116" w:rsidRDefault="006B26AF" w:rsidP="002C5BDB">
            <w:pPr>
              <w:spacing w:line="276" w:lineRule="auto"/>
              <w:jc w:val="right"/>
              <w:rPr>
                <w:color w:val="000000"/>
              </w:rPr>
            </w:pPr>
            <w:r w:rsidRPr="00151116">
              <w:rPr>
                <w:color w:val="000000"/>
              </w:rPr>
              <w:t>df</w:t>
            </w:r>
          </w:p>
        </w:tc>
        <w:tc>
          <w:tcPr>
            <w:tcW w:w="1116" w:type="dxa"/>
            <w:tcBorders>
              <w:top w:val="single" w:sz="4" w:space="0" w:color="auto"/>
              <w:left w:val="nil"/>
              <w:bottom w:val="single" w:sz="4" w:space="0" w:color="auto"/>
              <w:right w:val="nil"/>
            </w:tcBorders>
            <w:shd w:val="clear" w:color="auto" w:fill="auto"/>
            <w:noWrap/>
            <w:vAlign w:val="center"/>
            <w:hideMark/>
          </w:tcPr>
          <w:p w14:paraId="46C77897"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6D6A0953" w14:textId="77777777" w:rsidR="006B26AF" w:rsidRPr="00151116" w:rsidRDefault="006B26AF" w:rsidP="002C5BDB">
            <w:pPr>
              <w:spacing w:line="276" w:lineRule="auto"/>
              <w:jc w:val="right"/>
              <w:rPr>
                <w:color w:val="000000"/>
              </w:rPr>
            </w:pPr>
            <w:r w:rsidRPr="00E4133D">
              <w:rPr>
                <w:i/>
                <w:iCs/>
                <w:color w:val="000000"/>
              </w:rPr>
              <w:t>p</w:t>
            </w:r>
          </w:p>
        </w:tc>
        <w:tc>
          <w:tcPr>
            <w:tcW w:w="1116" w:type="dxa"/>
            <w:tcBorders>
              <w:top w:val="single" w:sz="4" w:space="0" w:color="auto"/>
              <w:left w:val="nil"/>
              <w:bottom w:val="single" w:sz="4" w:space="0" w:color="auto"/>
              <w:right w:val="nil"/>
            </w:tcBorders>
            <w:shd w:val="clear" w:color="auto" w:fill="auto"/>
            <w:noWrap/>
            <w:vAlign w:val="center"/>
            <w:hideMark/>
          </w:tcPr>
          <w:p w14:paraId="2256F060"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7C505F99" w14:textId="77777777" w:rsidR="006B26AF" w:rsidRPr="00151116" w:rsidRDefault="006B26AF" w:rsidP="002C5BDB">
            <w:pPr>
              <w:spacing w:line="276" w:lineRule="auto"/>
              <w:jc w:val="right"/>
              <w:rPr>
                <w:color w:val="000000"/>
              </w:rPr>
            </w:pPr>
            <w:r w:rsidRPr="00E4133D">
              <w:rPr>
                <w:i/>
                <w:iCs/>
                <w:color w:val="000000"/>
              </w:rPr>
              <w:t>p</w:t>
            </w:r>
          </w:p>
        </w:tc>
      </w:tr>
      <w:tr w:rsidR="006B26AF" w:rsidRPr="00151116" w14:paraId="09C2013B" w14:textId="77777777" w:rsidTr="006B26AF">
        <w:trPr>
          <w:trHeight w:val="320"/>
          <w:jc w:val="center"/>
        </w:trPr>
        <w:tc>
          <w:tcPr>
            <w:tcW w:w="1975" w:type="dxa"/>
            <w:tcBorders>
              <w:top w:val="single" w:sz="4" w:space="0" w:color="auto"/>
              <w:left w:val="nil"/>
              <w:bottom w:val="nil"/>
              <w:right w:val="nil"/>
            </w:tcBorders>
            <w:shd w:val="clear" w:color="auto" w:fill="auto"/>
            <w:noWrap/>
            <w:vAlign w:val="center"/>
            <w:hideMark/>
          </w:tcPr>
          <w:p w14:paraId="646D91FF" w14:textId="77777777" w:rsidR="006B26AF" w:rsidRPr="00151116" w:rsidRDefault="006B26AF" w:rsidP="00623BF6">
            <w:pPr>
              <w:spacing w:line="276" w:lineRule="auto"/>
              <w:rPr>
                <w:color w:val="000000"/>
              </w:rPr>
            </w:pPr>
            <w:r w:rsidRPr="00A075E5">
              <w:rPr>
                <w:color w:val="000000"/>
              </w:rPr>
              <w:t>(Intercept)</w:t>
            </w:r>
          </w:p>
        </w:tc>
        <w:tc>
          <w:tcPr>
            <w:tcW w:w="536" w:type="dxa"/>
            <w:tcBorders>
              <w:top w:val="single" w:sz="4" w:space="0" w:color="auto"/>
              <w:left w:val="nil"/>
              <w:bottom w:val="nil"/>
              <w:right w:val="nil"/>
            </w:tcBorders>
            <w:shd w:val="clear" w:color="auto" w:fill="auto"/>
            <w:noWrap/>
            <w:vAlign w:val="center"/>
            <w:hideMark/>
          </w:tcPr>
          <w:p w14:paraId="5A86D274" w14:textId="77777777" w:rsidR="006B26AF" w:rsidRPr="00151116" w:rsidRDefault="006B26AF" w:rsidP="00623BF6">
            <w:pPr>
              <w:spacing w:line="276" w:lineRule="auto"/>
              <w:jc w:val="right"/>
              <w:rPr>
                <w:color w:val="000000"/>
              </w:rPr>
            </w:pPr>
            <w:r>
              <w:rPr>
                <w:color w:val="000000"/>
              </w:rPr>
              <w:t>-</w:t>
            </w:r>
          </w:p>
        </w:tc>
        <w:tc>
          <w:tcPr>
            <w:tcW w:w="1116" w:type="dxa"/>
            <w:tcBorders>
              <w:top w:val="single" w:sz="4" w:space="0" w:color="auto"/>
              <w:left w:val="nil"/>
              <w:bottom w:val="nil"/>
              <w:right w:val="nil"/>
            </w:tcBorders>
            <w:shd w:val="clear" w:color="auto" w:fill="auto"/>
            <w:noWrap/>
            <w:vAlign w:val="bottom"/>
            <w:hideMark/>
          </w:tcPr>
          <w:p w14:paraId="408C350D" w14:textId="34E97FC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5DDBF7C2" w14:textId="18C04B2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116" w:type="dxa"/>
            <w:tcBorders>
              <w:top w:val="single" w:sz="4" w:space="0" w:color="auto"/>
              <w:left w:val="nil"/>
              <w:bottom w:val="nil"/>
              <w:right w:val="nil"/>
            </w:tcBorders>
            <w:shd w:val="clear" w:color="auto" w:fill="auto"/>
            <w:noWrap/>
            <w:vAlign w:val="bottom"/>
            <w:hideMark/>
          </w:tcPr>
          <w:p w14:paraId="13BBF0F8" w14:textId="3464196B"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2C181DAE" w14:textId="6BC66F3D" w:rsidR="006B26AF" w:rsidRPr="00623BF6" w:rsidRDefault="006B26AF" w:rsidP="00623BF6">
            <w:pPr>
              <w:spacing w:line="276" w:lineRule="auto"/>
              <w:jc w:val="right"/>
              <w:rPr>
                <w:rFonts w:cs="Times New Roman"/>
                <w:color w:val="000000"/>
              </w:rPr>
            </w:pPr>
            <w:r w:rsidRPr="00623BF6">
              <w:rPr>
                <w:rFonts w:cs="Times New Roman"/>
                <w:color w:val="000000"/>
              </w:rPr>
              <w:t>-</w:t>
            </w:r>
          </w:p>
        </w:tc>
      </w:tr>
      <w:tr w:rsidR="006B26AF" w:rsidRPr="00151116" w14:paraId="0A779F1F"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72B5EE0D" w14:textId="77777777" w:rsidR="006B26AF" w:rsidRPr="00151116" w:rsidRDefault="006B26AF" w:rsidP="00623BF6">
            <w:pPr>
              <w:spacing w:line="276" w:lineRule="auto"/>
              <w:rPr>
                <w:color w:val="000000"/>
              </w:rPr>
            </w:pPr>
            <w:r>
              <w:rPr>
                <w:color w:val="000000"/>
              </w:rPr>
              <w:t>CO</w:t>
            </w:r>
            <w:r>
              <w:rPr>
                <w:color w:val="000000"/>
                <w:vertAlign w:val="subscript"/>
              </w:rPr>
              <w:t>2</w:t>
            </w:r>
          </w:p>
        </w:tc>
        <w:tc>
          <w:tcPr>
            <w:tcW w:w="536" w:type="dxa"/>
            <w:tcBorders>
              <w:top w:val="nil"/>
              <w:left w:val="nil"/>
              <w:bottom w:val="nil"/>
              <w:right w:val="nil"/>
            </w:tcBorders>
            <w:shd w:val="clear" w:color="auto" w:fill="auto"/>
            <w:noWrap/>
            <w:vAlign w:val="center"/>
            <w:hideMark/>
          </w:tcPr>
          <w:p w14:paraId="487A5CB6"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657BC7" w14:textId="275F7B61" w:rsidR="006B26AF" w:rsidRPr="00623BF6" w:rsidRDefault="006B26AF" w:rsidP="00623BF6">
            <w:pPr>
              <w:spacing w:line="276" w:lineRule="auto"/>
              <w:jc w:val="right"/>
              <w:rPr>
                <w:rFonts w:cs="Times New Roman"/>
                <w:color w:val="000000"/>
              </w:rPr>
            </w:pPr>
            <w:r w:rsidRPr="00623BF6">
              <w:rPr>
                <w:rFonts w:cs="Times New Roman"/>
                <w:color w:val="000000"/>
              </w:rPr>
              <w:t>19.258</w:t>
            </w:r>
          </w:p>
        </w:tc>
        <w:tc>
          <w:tcPr>
            <w:tcW w:w="1056" w:type="dxa"/>
            <w:tcBorders>
              <w:top w:val="nil"/>
              <w:left w:val="nil"/>
              <w:bottom w:val="nil"/>
              <w:right w:val="nil"/>
            </w:tcBorders>
            <w:shd w:val="clear" w:color="auto" w:fill="auto"/>
            <w:noWrap/>
            <w:vAlign w:val="bottom"/>
            <w:hideMark/>
          </w:tcPr>
          <w:p w14:paraId="604A5F2D" w14:textId="2D456B70"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40B68AAA" w14:textId="5828A89E" w:rsidR="006B26AF" w:rsidRPr="00623BF6" w:rsidRDefault="006B26AF" w:rsidP="00623BF6">
            <w:pPr>
              <w:spacing w:line="276" w:lineRule="auto"/>
              <w:jc w:val="right"/>
              <w:rPr>
                <w:rFonts w:cs="Times New Roman"/>
                <w:color w:val="000000"/>
              </w:rPr>
            </w:pPr>
            <w:r w:rsidRPr="00623BF6">
              <w:rPr>
                <w:rFonts w:cs="Times New Roman"/>
                <w:color w:val="000000"/>
              </w:rPr>
              <w:t>0.01</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5F27E37" w14:textId="66A086E1" w:rsidR="006B26AF" w:rsidRPr="00623BF6" w:rsidRDefault="006B26AF" w:rsidP="00623BF6">
            <w:pPr>
              <w:spacing w:line="276" w:lineRule="auto"/>
              <w:jc w:val="right"/>
              <w:rPr>
                <w:rFonts w:cs="Times New Roman"/>
                <w:b/>
                <w:bCs/>
                <w:color w:val="000000"/>
              </w:rPr>
            </w:pPr>
            <w:r w:rsidRPr="00623BF6">
              <w:rPr>
                <w:rFonts w:cs="Times New Roman"/>
                <w:color w:val="000000"/>
              </w:rPr>
              <w:t>0.921</w:t>
            </w:r>
          </w:p>
        </w:tc>
      </w:tr>
      <w:tr w:rsidR="006B26AF" w:rsidRPr="00151116" w14:paraId="593A603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A201DC3" w14:textId="77777777" w:rsidR="006B26AF" w:rsidRPr="00151116" w:rsidRDefault="006B26AF" w:rsidP="00623BF6">
            <w:pPr>
              <w:spacing w:line="276" w:lineRule="auto"/>
              <w:rPr>
                <w:color w:val="000000"/>
              </w:rPr>
            </w:pPr>
            <w:r>
              <w:rPr>
                <w:color w:val="000000"/>
              </w:rPr>
              <w:t>Inoculation (I)</w:t>
            </w:r>
          </w:p>
        </w:tc>
        <w:tc>
          <w:tcPr>
            <w:tcW w:w="536" w:type="dxa"/>
            <w:tcBorders>
              <w:top w:val="nil"/>
              <w:left w:val="nil"/>
              <w:bottom w:val="nil"/>
              <w:right w:val="nil"/>
            </w:tcBorders>
            <w:shd w:val="clear" w:color="auto" w:fill="auto"/>
            <w:noWrap/>
            <w:vAlign w:val="center"/>
            <w:hideMark/>
          </w:tcPr>
          <w:p w14:paraId="2D228FD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4CE3C4" w14:textId="32ECCE6B" w:rsidR="006B26AF" w:rsidRPr="00623BF6" w:rsidRDefault="006B26AF" w:rsidP="00623BF6">
            <w:pPr>
              <w:spacing w:line="276" w:lineRule="auto"/>
              <w:jc w:val="right"/>
              <w:rPr>
                <w:rFonts w:cs="Times New Roman"/>
                <w:color w:val="000000"/>
              </w:rPr>
            </w:pPr>
            <w:r w:rsidRPr="00623BF6">
              <w:rPr>
                <w:rFonts w:cs="Times New Roman"/>
                <w:color w:val="000000"/>
              </w:rPr>
              <w:t>755.02</w:t>
            </w:r>
          </w:p>
        </w:tc>
        <w:tc>
          <w:tcPr>
            <w:tcW w:w="1056" w:type="dxa"/>
            <w:tcBorders>
              <w:top w:val="nil"/>
              <w:left w:val="nil"/>
              <w:bottom w:val="nil"/>
              <w:right w:val="nil"/>
            </w:tcBorders>
            <w:shd w:val="clear" w:color="auto" w:fill="auto"/>
            <w:noWrap/>
            <w:vAlign w:val="bottom"/>
            <w:hideMark/>
          </w:tcPr>
          <w:p w14:paraId="30CAB5F6" w14:textId="3C9B504E"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5FE091DF" w14:textId="0C73FED1" w:rsidR="006B26AF" w:rsidRPr="00623BF6" w:rsidRDefault="006B26AF" w:rsidP="00623BF6">
            <w:pPr>
              <w:spacing w:line="276" w:lineRule="auto"/>
              <w:jc w:val="right"/>
              <w:rPr>
                <w:rFonts w:cs="Times New Roman"/>
                <w:color w:val="000000"/>
              </w:rPr>
            </w:pPr>
            <w:r w:rsidRPr="00623BF6">
              <w:rPr>
                <w:rFonts w:cs="Times New Roman"/>
                <w:color w:val="000000"/>
              </w:rPr>
              <w:t>902.063</w:t>
            </w:r>
          </w:p>
        </w:tc>
        <w:tc>
          <w:tcPr>
            <w:tcW w:w="1056" w:type="dxa"/>
            <w:tcBorders>
              <w:top w:val="nil"/>
              <w:left w:val="nil"/>
              <w:bottom w:val="nil"/>
              <w:right w:val="nil"/>
            </w:tcBorders>
            <w:shd w:val="clear" w:color="auto" w:fill="auto"/>
            <w:noWrap/>
            <w:vAlign w:val="bottom"/>
            <w:hideMark/>
          </w:tcPr>
          <w:p w14:paraId="454903D5" w14:textId="6C3D196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70BDD2B8"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F8AAD5F" w14:textId="77777777" w:rsidR="006B26AF" w:rsidRPr="00151116" w:rsidRDefault="006B26AF" w:rsidP="00623BF6">
            <w:pPr>
              <w:spacing w:line="276" w:lineRule="auto"/>
              <w:rPr>
                <w:color w:val="000000"/>
              </w:rPr>
            </w:pPr>
            <w:r>
              <w:rPr>
                <w:color w:val="000000"/>
              </w:rPr>
              <w:t>N fertilization (N)</w:t>
            </w:r>
          </w:p>
        </w:tc>
        <w:tc>
          <w:tcPr>
            <w:tcW w:w="536" w:type="dxa"/>
            <w:tcBorders>
              <w:top w:val="nil"/>
              <w:left w:val="nil"/>
              <w:bottom w:val="nil"/>
              <w:right w:val="nil"/>
            </w:tcBorders>
            <w:shd w:val="clear" w:color="auto" w:fill="auto"/>
            <w:noWrap/>
            <w:vAlign w:val="center"/>
            <w:hideMark/>
          </w:tcPr>
          <w:p w14:paraId="7629EB9A"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EDC3E01" w14:textId="17C87776" w:rsidR="006B26AF" w:rsidRPr="00623BF6" w:rsidRDefault="006B26AF" w:rsidP="00623BF6">
            <w:pPr>
              <w:spacing w:line="276" w:lineRule="auto"/>
              <w:jc w:val="right"/>
              <w:rPr>
                <w:rFonts w:cs="Times New Roman"/>
                <w:color w:val="000000"/>
              </w:rPr>
            </w:pPr>
            <w:r w:rsidRPr="00623BF6">
              <w:rPr>
                <w:rFonts w:cs="Times New Roman"/>
                <w:color w:val="000000"/>
              </w:rPr>
              <w:t>84.376</w:t>
            </w:r>
          </w:p>
        </w:tc>
        <w:tc>
          <w:tcPr>
            <w:tcW w:w="1056" w:type="dxa"/>
            <w:tcBorders>
              <w:top w:val="nil"/>
              <w:left w:val="nil"/>
              <w:bottom w:val="nil"/>
              <w:right w:val="nil"/>
            </w:tcBorders>
            <w:shd w:val="clear" w:color="auto" w:fill="auto"/>
            <w:noWrap/>
            <w:vAlign w:val="bottom"/>
            <w:hideMark/>
          </w:tcPr>
          <w:p w14:paraId="42438E38" w14:textId="6FE6E87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73279200" w14:textId="6CE05BD3" w:rsidR="006B26AF" w:rsidRPr="00623BF6" w:rsidRDefault="006B26AF" w:rsidP="00623BF6">
            <w:pPr>
              <w:spacing w:line="276" w:lineRule="auto"/>
              <w:jc w:val="right"/>
              <w:rPr>
                <w:rFonts w:cs="Times New Roman"/>
                <w:color w:val="000000"/>
              </w:rPr>
            </w:pPr>
            <w:r w:rsidRPr="00623BF6">
              <w:rPr>
                <w:rFonts w:cs="Times New Roman"/>
                <w:color w:val="000000"/>
              </w:rPr>
              <w:t>254.741</w:t>
            </w:r>
          </w:p>
        </w:tc>
        <w:tc>
          <w:tcPr>
            <w:tcW w:w="1056" w:type="dxa"/>
            <w:tcBorders>
              <w:top w:val="nil"/>
              <w:left w:val="nil"/>
              <w:bottom w:val="nil"/>
              <w:right w:val="nil"/>
            </w:tcBorders>
            <w:shd w:val="clear" w:color="auto" w:fill="auto"/>
            <w:noWrap/>
            <w:vAlign w:val="bottom"/>
            <w:hideMark/>
          </w:tcPr>
          <w:p w14:paraId="50190050" w14:textId="1BCEF785"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69CA5E5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3D49CEB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w:t>
            </w:r>
          </w:p>
        </w:tc>
        <w:tc>
          <w:tcPr>
            <w:tcW w:w="536" w:type="dxa"/>
            <w:tcBorders>
              <w:top w:val="nil"/>
              <w:left w:val="nil"/>
              <w:bottom w:val="nil"/>
              <w:right w:val="nil"/>
            </w:tcBorders>
            <w:shd w:val="clear" w:color="auto" w:fill="auto"/>
            <w:noWrap/>
            <w:vAlign w:val="center"/>
            <w:hideMark/>
          </w:tcPr>
          <w:p w14:paraId="538CDFBB"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0844161C" w14:textId="1265D2D2" w:rsidR="006B26AF" w:rsidRPr="00623BF6" w:rsidRDefault="006B26AF" w:rsidP="00623BF6">
            <w:pPr>
              <w:spacing w:line="276" w:lineRule="auto"/>
              <w:jc w:val="right"/>
              <w:rPr>
                <w:rFonts w:cs="Times New Roman"/>
                <w:color w:val="000000"/>
              </w:rPr>
            </w:pPr>
            <w:r w:rsidRPr="00623BF6">
              <w:rPr>
                <w:rFonts w:cs="Times New Roman"/>
                <w:color w:val="000000"/>
              </w:rPr>
              <w:t>0.95</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710EA04" w14:textId="1CA9536C" w:rsidR="006B26AF" w:rsidRPr="00623BF6" w:rsidRDefault="006B26AF" w:rsidP="00623BF6">
            <w:pPr>
              <w:spacing w:line="276" w:lineRule="auto"/>
              <w:jc w:val="right"/>
              <w:rPr>
                <w:rFonts w:cs="Times New Roman"/>
                <w:b/>
                <w:bCs/>
                <w:color w:val="000000"/>
              </w:rPr>
            </w:pPr>
            <w:r w:rsidRPr="00623BF6">
              <w:rPr>
                <w:rFonts w:cs="Times New Roman"/>
                <w:color w:val="000000"/>
              </w:rPr>
              <w:t>0.33</w:t>
            </w:r>
            <w:r>
              <w:rPr>
                <w:rFonts w:cs="Times New Roman"/>
                <w:color w:val="000000"/>
              </w:rPr>
              <w:t>0</w:t>
            </w:r>
          </w:p>
        </w:tc>
        <w:tc>
          <w:tcPr>
            <w:tcW w:w="1116" w:type="dxa"/>
            <w:tcBorders>
              <w:top w:val="nil"/>
              <w:left w:val="nil"/>
              <w:bottom w:val="nil"/>
              <w:right w:val="nil"/>
            </w:tcBorders>
            <w:shd w:val="clear" w:color="auto" w:fill="auto"/>
            <w:noWrap/>
            <w:vAlign w:val="bottom"/>
            <w:hideMark/>
          </w:tcPr>
          <w:p w14:paraId="3E6400EB" w14:textId="07D76B33" w:rsidR="006B26AF" w:rsidRPr="00623BF6" w:rsidRDefault="006B26AF" w:rsidP="00623BF6">
            <w:pPr>
              <w:spacing w:line="276" w:lineRule="auto"/>
              <w:jc w:val="right"/>
              <w:rPr>
                <w:rFonts w:cs="Times New Roman"/>
                <w:color w:val="000000"/>
              </w:rPr>
            </w:pPr>
            <w:r w:rsidRPr="00623BF6">
              <w:rPr>
                <w:rFonts w:cs="Times New Roman"/>
                <w:color w:val="000000"/>
              </w:rPr>
              <w:t>21.632</w:t>
            </w:r>
          </w:p>
        </w:tc>
        <w:tc>
          <w:tcPr>
            <w:tcW w:w="1056" w:type="dxa"/>
            <w:tcBorders>
              <w:top w:val="nil"/>
              <w:left w:val="nil"/>
              <w:bottom w:val="nil"/>
              <w:right w:val="nil"/>
            </w:tcBorders>
            <w:shd w:val="clear" w:color="auto" w:fill="auto"/>
            <w:noWrap/>
            <w:vAlign w:val="bottom"/>
            <w:hideMark/>
          </w:tcPr>
          <w:p w14:paraId="1D83FF14" w14:textId="7B8C4B16"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16A0AF85"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1392B688"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*N</w:t>
            </w:r>
          </w:p>
        </w:tc>
        <w:tc>
          <w:tcPr>
            <w:tcW w:w="536" w:type="dxa"/>
            <w:tcBorders>
              <w:top w:val="nil"/>
              <w:left w:val="nil"/>
              <w:bottom w:val="nil"/>
              <w:right w:val="nil"/>
            </w:tcBorders>
            <w:shd w:val="clear" w:color="auto" w:fill="auto"/>
            <w:noWrap/>
            <w:vAlign w:val="center"/>
            <w:hideMark/>
          </w:tcPr>
          <w:p w14:paraId="7E71415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32FA2F4B" w14:textId="27736A3A" w:rsidR="006B26AF" w:rsidRPr="00623BF6" w:rsidRDefault="006B26AF" w:rsidP="00623BF6">
            <w:pPr>
              <w:spacing w:line="276" w:lineRule="auto"/>
              <w:jc w:val="right"/>
              <w:rPr>
                <w:rFonts w:cs="Times New Roman"/>
                <w:color w:val="000000"/>
              </w:rPr>
            </w:pPr>
            <w:r w:rsidRPr="00623BF6">
              <w:rPr>
                <w:rFonts w:cs="Times New Roman"/>
                <w:color w:val="000000"/>
              </w:rPr>
              <w:t>2.106</w:t>
            </w:r>
          </w:p>
        </w:tc>
        <w:tc>
          <w:tcPr>
            <w:tcW w:w="1056" w:type="dxa"/>
            <w:tcBorders>
              <w:top w:val="nil"/>
              <w:left w:val="nil"/>
              <w:bottom w:val="nil"/>
              <w:right w:val="nil"/>
            </w:tcBorders>
            <w:shd w:val="clear" w:color="auto" w:fill="auto"/>
            <w:noWrap/>
            <w:vAlign w:val="bottom"/>
            <w:hideMark/>
          </w:tcPr>
          <w:p w14:paraId="42F52105" w14:textId="64433328" w:rsidR="006B26AF" w:rsidRPr="00623BF6" w:rsidRDefault="006B26AF" w:rsidP="00623BF6">
            <w:pPr>
              <w:spacing w:line="276" w:lineRule="auto"/>
              <w:jc w:val="right"/>
              <w:rPr>
                <w:rFonts w:cs="Times New Roman"/>
                <w:b/>
                <w:bCs/>
                <w:i/>
                <w:iCs/>
                <w:color w:val="000000"/>
              </w:rPr>
            </w:pPr>
            <w:r w:rsidRPr="00623BF6">
              <w:rPr>
                <w:rFonts w:cs="Times New Roman"/>
                <w:color w:val="000000"/>
              </w:rPr>
              <w:t>0.147</w:t>
            </w:r>
          </w:p>
        </w:tc>
        <w:tc>
          <w:tcPr>
            <w:tcW w:w="1116" w:type="dxa"/>
            <w:tcBorders>
              <w:top w:val="nil"/>
              <w:left w:val="nil"/>
              <w:bottom w:val="nil"/>
              <w:right w:val="nil"/>
            </w:tcBorders>
            <w:shd w:val="clear" w:color="auto" w:fill="auto"/>
            <w:noWrap/>
            <w:vAlign w:val="bottom"/>
            <w:hideMark/>
          </w:tcPr>
          <w:p w14:paraId="1D86C961" w14:textId="67558DAA" w:rsidR="006B26AF" w:rsidRPr="00623BF6" w:rsidRDefault="006B26AF" w:rsidP="00623BF6">
            <w:pPr>
              <w:spacing w:line="276" w:lineRule="auto"/>
              <w:jc w:val="right"/>
              <w:rPr>
                <w:rFonts w:cs="Times New Roman"/>
                <w:color w:val="000000"/>
              </w:rPr>
            </w:pPr>
            <w:r w:rsidRPr="00623BF6">
              <w:rPr>
                <w:rFonts w:cs="Times New Roman"/>
                <w:color w:val="000000"/>
              </w:rPr>
              <w:t>1.59</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56E8557E" w14:textId="3F7449B0" w:rsidR="006B26AF" w:rsidRPr="00623BF6" w:rsidRDefault="006B26AF" w:rsidP="00623BF6">
            <w:pPr>
              <w:spacing w:line="276" w:lineRule="auto"/>
              <w:jc w:val="right"/>
              <w:rPr>
                <w:rFonts w:cs="Times New Roman"/>
                <w:b/>
                <w:bCs/>
                <w:color w:val="000000"/>
              </w:rPr>
            </w:pPr>
            <w:r w:rsidRPr="00623BF6">
              <w:rPr>
                <w:rFonts w:cs="Times New Roman"/>
                <w:color w:val="000000"/>
              </w:rPr>
              <w:t>0.207</w:t>
            </w:r>
          </w:p>
        </w:tc>
      </w:tr>
      <w:tr w:rsidR="006B26AF" w:rsidRPr="00151116" w14:paraId="125AAEC7" w14:textId="77777777" w:rsidTr="006B26AF">
        <w:trPr>
          <w:trHeight w:val="320"/>
          <w:jc w:val="center"/>
        </w:trPr>
        <w:tc>
          <w:tcPr>
            <w:tcW w:w="1975" w:type="dxa"/>
            <w:tcBorders>
              <w:top w:val="nil"/>
              <w:left w:val="nil"/>
              <w:right w:val="nil"/>
            </w:tcBorders>
            <w:shd w:val="clear" w:color="auto" w:fill="auto"/>
            <w:noWrap/>
            <w:vAlign w:val="center"/>
            <w:hideMark/>
          </w:tcPr>
          <w:p w14:paraId="2D7A2EB9" w14:textId="77777777" w:rsidR="006B26AF" w:rsidRPr="00151116" w:rsidRDefault="006B26AF" w:rsidP="00623BF6">
            <w:pPr>
              <w:spacing w:line="276" w:lineRule="auto"/>
              <w:rPr>
                <w:color w:val="000000"/>
              </w:rPr>
            </w:pPr>
            <w:r>
              <w:rPr>
                <w:color w:val="000000"/>
              </w:rPr>
              <w:t>I*N</w:t>
            </w:r>
          </w:p>
        </w:tc>
        <w:tc>
          <w:tcPr>
            <w:tcW w:w="536" w:type="dxa"/>
            <w:tcBorders>
              <w:top w:val="nil"/>
              <w:left w:val="nil"/>
              <w:right w:val="nil"/>
            </w:tcBorders>
            <w:shd w:val="clear" w:color="auto" w:fill="auto"/>
            <w:noWrap/>
            <w:vAlign w:val="center"/>
            <w:hideMark/>
          </w:tcPr>
          <w:p w14:paraId="435F4BE5"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right w:val="nil"/>
            </w:tcBorders>
            <w:shd w:val="clear" w:color="auto" w:fill="auto"/>
            <w:noWrap/>
            <w:vAlign w:val="bottom"/>
            <w:hideMark/>
          </w:tcPr>
          <w:p w14:paraId="2EFA7B24" w14:textId="5913F0C5" w:rsidR="006B26AF" w:rsidRPr="00623BF6" w:rsidRDefault="006B26AF" w:rsidP="00623BF6">
            <w:pPr>
              <w:spacing w:line="276" w:lineRule="auto"/>
              <w:jc w:val="right"/>
              <w:rPr>
                <w:rFonts w:cs="Times New Roman"/>
                <w:color w:val="000000"/>
              </w:rPr>
            </w:pPr>
            <w:r w:rsidRPr="00623BF6">
              <w:rPr>
                <w:rFonts w:cs="Times New Roman"/>
                <w:color w:val="000000"/>
              </w:rPr>
              <w:t>44.622</w:t>
            </w:r>
          </w:p>
        </w:tc>
        <w:tc>
          <w:tcPr>
            <w:tcW w:w="1056" w:type="dxa"/>
            <w:tcBorders>
              <w:top w:val="nil"/>
              <w:left w:val="nil"/>
              <w:right w:val="nil"/>
            </w:tcBorders>
            <w:shd w:val="clear" w:color="auto" w:fill="auto"/>
            <w:noWrap/>
            <w:vAlign w:val="bottom"/>
            <w:hideMark/>
          </w:tcPr>
          <w:p w14:paraId="5A52F08A" w14:textId="7B950468"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right w:val="nil"/>
            </w:tcBorders>
            <w:shd w:val="clear" w:color="auto" w:fill="auto"/>
            <w:noWrap/>
            <w:vAlign w:val="bottom"/>
            <w:hideMark/>
          </w:tcPr>
          <w:p w14:paraId="278D5390" w14:textId="2319B296" w:rsidR="006B26AF" w:rsidRPr="00623BF6" w:rsidRDefault="006B26AF" w:rsidP="00623BF6">
            <w:pPr>
              <w:spacing w:line="276" w:lineRule="auto"/>
              <w:jc w:val="right"/>
              <w:rPr>
                <w:rFonts w:cs="Times New Roman"/>
                <w:color w:val="000000"/>
              </w:rPr>
            </w:pPr>
            <w:r w:rsidRPr="00623BF6">
              <w:rPr>
                <w:rFonts w:cs="Times New Roman"/>
                <w:color w:val="000000"/>
              </w:rPr>
              <w:t>132.463</w:t>
            </w:r>
          </w:p>
        </w:tc>
        <w:tc>
          <w:tcPr>
            <w:tcW w:w="1056" w:type="dxa"/>
            <w:tcBorders>
              <w:top w:val="nil"/>
              <w:left w:val="nil"/>
              <w:right w:val="nil"/>
            </w:tcBorders>
            <w:shd w:val="clear" w:color="auto" w:fill="auto"/>
            <w:noWrap/>
            <w:vAlign w:val="bottom"/>
            <w:hideMark/>
          </w:tcPr>
          <w:p w14:paraId="73CB7049" w14:textId="07352023" w:rsidR="006B26AF" w:rsidRPr="00623BF6" w:rsidRDefault="006B26AF" w:rsidP="00623BF6">
            <w:pPr>
              <w:spacing w:line="276" w:lineRule="auto"/>
              <w:jc w:val="right"/>
              <w:rPr>
                <w:rFonts w:cs="Times New Roman"/>
                <w:b/>
                <w:bCs/>
                <w:i/>
                <w:iCs/>
                <w:color w:val="000000"/>
              </w:rPr>
            </w:pPr>
            <w:r w:rsidRPr="00623BF6">
              <w:rPr>
                <w:rFonts w:cs="Times New Roman"/>
                <w:b/>
                <w:bCs/>
                <w:color w:val="000000"/>
              </w:rPr>
              <w:t>&lt;0.001</w:t>
            </w:r>
          </w:p>
        </w:tc>
      </w:tr>
      <w:tr w:rsidR="006B26AF" w:rsidRPr="00151116" w14:paraId="1CD0BFDB" w14:textId="77777777" w:rsidTr="006B26AF">
        <w:trPr>
          <w:trHeight w:val="320"/>
          <w:jc w:val="center"/>
        </w:trPr>
        <w:tc>
          <w:tcPr>
            <w:tcW w:w="1975" w:type="dxa"/>
            <w:tcBorders>
              <w:top w:val="nil"/>
              <w:left w:val="nil"/>
              <w:bottom w:val="single" w:sz="4" w:space="0" w:color="auto"/>
              <w:right w:val="nil"/>
            </w:tcBorders>
            <w:shd w:val="clear" w:color="auto" w:fill="auto"/>
            <w:noWrap/>
            <w:vAlign w:val="center"/>
            <w:hideMark/>
          </w:tcPr>
          <w:p w14:paraId="3BEFB88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*I*N</w:t>
            </w:r>
          </w:p>
        </w:tc>
        <w:tc>
          <w:tcPr>
            <w:tcW w:w="536" w:type="dxa"/>
            <w:tcBorders>
              <w:top w:val="nil"/>
              <w:left w:val="nil"/>
              <w:bottom w:val="single" w:sz="4" w:space="0" w:color="auto"/>
              <w:right w:val="nil"/>
            </w:tcBorders>
            <w:shd w:val="clear" w:color="auto" w:fill="auto"/>
            <w:noWrap/>
            <w:vAlign w:val="center"/>
            <w:hideMark/>
          </w:tcPr>
          <w:p w14:paraId="7687ABCC"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single" w:sz="4" w:space="0" w:color="auto"/>
              <w:right w:val="nil"/>
            </w:tcBorders>
            <w:shd w:val="clear" w:color="auto" w:fill="auto"/>
            <w:noWrap/>
            <w:vAlign w:val="bottom"/>
            <w:hideMark/>
          </w:tcPr>
          <w:p w14:paraId="3E1B55E1" w14:textId="4F49C23A" w:rsidR="006B26AF" w:rsidRPr="00623BF6" w:rsidRDefault="006B26AF" w:rsidP="00623BF6">
            <w:pPr>
              <w:spacing w:line="276" w:lineRule="auto"/>
              <w:jc w:val="right"/>
              <w:rPr>
                <w:rFonts w:cs="Times New Roman"/>
                <w:color w:val="000000"/>
              </w:rPr>
            </w:pPr>
            <w:r w:rsidRPr="00623BF6">
              <w:rPr>
                <w:rFonts w:cs="Times New Roman"/>
                <w:color w:val="000000"/>
              </w:rPr>
              <w:t>0.196</w:t>
            </w:r>
          </w:p>
        </w:tc>
        <w:tc>
          <w:tcPr>
            <w:tcW w:w="1056" w:type="dxa"/>
            <w:tcBorders>
              <w:top w:val="nil"/>
              <w:left w:val="nil"/>
              <w:bottom w:val="single" w:sz="4" w:space="0" w:color="auto"/>
              <w:right w:val="nil"/>
            </w:tcBorders>
            <w:shd w:val="clear" w:color="auto" w:fill="auto"/>
            <w:noWrap/>
            <w:vAlign w:val="bottom"/>
            <w:hideMark/>
          </w:tcPr>
          <w:p w14:paraId="39BA7068" w14:textId="1612A24C" w:rsidR="006B26AF" w:rsidRPr="00623BF6" w:rsidRDefault="006B26AF" w:rsidP="00623BF6">
            <w:pPr>
              <w:spacing w:line="276" w:lineRule="auto"/>
              <w:jc w:val="right"/>
              <w:rPr>
                <w:rFonts w:cs="Times New Roman"/>
                <w:b/>
                <w:bCs/>
                <w:color w:val="000000"/>
              </w:rPr>
            </w:pPr>
            <w:r w:rsidRPr="00623BF6">
              <w:rPr>
                <w:rFonts w:cs="Times New Roman"/>
                <w:color w:val="000000"/>
              </w:rPr>
              <w:t>0.658</w:t>
            </w:r>
          </w:p>
        </w:tc>
        <w:tc>
          <w:tcPr>
            <w:tcW w:w="1116" w:type="dxa"/>
            <w:tcBorders>
              <w:top w:val="nil"/>
              <w:left w:val="nil"/>
              <w:bottom w:val="single" w:sz="4" w:space="0" w:color="auto"/>
              <w:right w:val="nil"/>
            </w:tcBorders>
            <w:shd w:val="clear" w:color="auto" w:fill="auto"/>
            <w:noWrap/>
            <w:vAlign w:val="bottom"/>
            <w:hideMark/>
          </w:tcPr>
          <w:p w14:paraId="3241C840" w14:textId="7BFC48B7" w:rsidR="006B26AF" w:rsidRPr="00623BF6" w:rsidRDefault="006B26AF" w:rsidP="00623BF6">
            <w:pPr>
              <w:spacing w:line="276" w:lineRule="auto"/>
              <w:jc w:val="right"/>
              <w:rPr>
                <w:rFonts w:cs="Times New Roman"/>
                <w:color w:val="000000"/>
              </w:rPr>
            </w:pPr>
            <w:r w:rsidRPr="00623BF6">
              <w:rPr>
                <w:rFonts w:cs="Times New Roman"/>
                <w:color w:val="000000"/>
              </w:rPr>
              <w:t>2.481</w:t>
            </w:r>
          </w:p>
        </w:tc>
        <w:tc>
          <w:tcPr>
            <w:tcW w:w="1056" w:type="dxa"/>
            <w:tcBorders>
              <w:top w:val="nil"/>
              <w:left w:val="nil"/>
              <w:bottom w:val="single" w:sz="4" w:space="0" w:color="auto"/>
              <w:right w:val="nil"/>
            </w:tcBorders>
            <w:shd w:val="clear" w:color="auto" w:fill="auto"/>
            <w:noWrap/>
            <w:vAlign w:val="bottom"/>
            <w:hideMark/>
          </w:tcPr>
          <w:p w14:paraId="20AC029D" w14:textId="47A2975C" w:rsidR="006B26AF" w:rsidRPr="00623BF6" w:rsidRDefault="006B26AF" w:rsidP="00623BF6">
            <w:pPr>
              <w:spacing w:line="276" w:lineRule="auto"/>
              <w:jc w:val="right"/>
              <w:rPr>
                <w:rFonts w:cs="Times New Roman"/>
                <w:color w:val="000000"/>
              </w:rPr>
            </w:pPr>
            <w:r w:rsidRPr="00623BF6">
              <w:rPr>
                <w:rFonts w:cs="Times New Roman"/>
                <w:color w:val="000000"/>
              </w:rPr>
              <w:t>0.115</w:t>
            </w:r>
          </w:p>
        </w:tc>
      </w:tr>
    </w:tbl>
    <w:p w14:paraId="7E5D637A" w14:textId="7C2CDA23" w:rsidR="005C6DC1" w:rsidRDefault="005C6DC1" w:rsidP="005C6DC1">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t>A superscript</w:t>
      </w:r>
      <w:r w:rsidR="00F07B90">
        <w:t xml:space="preserve"> “b” is included after trait labels to indicate if models </w:t>
      </w:r>
      <w:r>
        <w:t>were fit with square-</w:t>
      </w:r>
      <w:proofErr w:type="spellStart"/>
      <w:r>
        <w:t>root</w:t>
      </w:r>
      <w:proofErr w:type="spellEnd"/>
      <w:r>
        <w:t xml:space="preserve"> transformed response variables. </w:t>
      </w:r>
      <w:r>
        <w:rPr>
          <w:i/>
          <w:iCs/>
        </w:rPr>
        <w:t>P</w:t>
      </w:r>
      <w:r>
        <w:t>-values less than 0.05 are in bold. Key: df=degrees of freedom.</w:t>
      </w:r>
    </w:p>
    <w:p w14:paraId="6270FF02" w14:textId="77777777" w:rsidR="005C6DC1" w:rsidRDefault="005C6DC1">
      <w:pPr>
        <w:sectPr w:rsidR="005C6DC1" w:rsidSect="005C6DC1">
          <w:pgSz w:w="15840" w:h="12240" w:orient="landscape"/>
          <w:pgMar w:top="1440" w:right="1440" w:bottom="1440" w:left="1440" w:header="720" w:footer="720" w:gutter="0"/>
          <w:cols w:space="720"/>
          <w:docGrid w:linePitch="360"/>
        </w:sectPr>
      </w:pPr>
    </w:p>
    <w:p w14:paraId="7D843C3B" w14:textId="0F49F73A" w:rsidR="00E56ED3" w:rsidRDefault="00864692" w:rsidP="00E56ED3">
      <w:pPr>
        <w:spacing w:line="360" w:lineRule="auto"/>
        <w:rPr>
          <w:b/>
        </w:rPr>
      </w:pPr>
      <w:r>
        <w:rPr>
          <w:b/>
        </w:rPr>
        <w:lastRenderedPageBreak/>
        <w:t>Figure S</w:t>
      </w:r>
      <w:r w:rsidR="002B1766">
        <w:rPr>
          <w:b/>
        </w:rPr>
        <w:t>1</w:t>
      </w:r>
    </w:p>
    <w:p w14:paraId="1E6E74CC" w14:textId="3640100E" w:rsidR="00E56ED3" w:rsidRDefault="00E56ED3" w:rsidP="002B1766">
      <w:pPr>
        <w:spacing w:line="360" w:lineRule="auto"/>
        <w:jc w:val="center"/>
        <w:rPr>
          <w:b/>
        </w:rPr>
      </w:pPr>
      <w:r>
        <w:rPr>
          <w:b/>
          <w:noProof/>
        </w:rPr>
        <w:drawing>
          <wp:inline distT="0" distB="0" distL="0" distR="0" wp14:anchorId="52B4C878" wp14:editId="247AFC2D">
            <wp:extent cx="4500939" cy="2531778"/>
            <wp:effectExtent l="0" t="0" r="0" b="0"/>
            <wp:docPr id="220460434" name="Picture 8" descr="A graph showing different level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434" name="Picture 8" descr="A graph showing different levels of fertiliz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4995" cy="2539685"/>
                    </a:xfrm>
                    <a:prstGeom prst="rect">
                      <a:avLst/>
                    </a:prstGeom>
                  </pic:spPr>
                </pic:pic>
              </a:graphicData>
            </a:graphic>
          </wp:inline>
        </w:drawing>
      </w:r>
    </w:p>
    <w:p w14:paraId="495DD6C8" w14:textId="349BF072" w:rsidR="009E03F2" w:rsidRPr="00E56ED3" w:rsidRDefault="009E03F2" w:rsidP="00E56ED3">
      <w:pPr>
        <w:spacing w:line="360" w:lineRule="auto"/>
        <w:rPr>
          <w:b/>
        </w:rPr>
      </w:pPr>
      <w:r>
        <w:rPr>
          <w:b/>
        </w:rPr>
        <w:t>Figure S</w:t>
      </w:r>
      <w:r w:rsidR="002B1766">
        <w:rPr>
          <w:b/>
        </w:rPr>
        <w:t>1</w:t>
      </w:r>
      <w:r>
        <w:rPr>
          <w:b/>
        </w:rPr>
        <w:t xml:space="preserve"> </w:t>
      </w:r>
      <w:r>
        <w:rPr>
          <w:rFonts w:cs="Times New Roman"/>
        </w:rPr>
        <w:t>Effects of CO</w:t>
      </w:r>
      <w:r>
        <w:rPr>
          <w:rFonts w:cs="Times New Roman"/>
          <w:vertAlign w:val="subscript"/>
        </w:rPr>
        <w:t>2</w:t>
      </w:r>
      <w:r>
        <w:rPr>
          <w:rFonts w:cs="Times New Roman"/>
        </w:rPr>
        <w:t xml:space="preserve">, fertilization, and inoculation on the ratio of whole plant biomass to pot volume. </w:t>
      </w:r>
      <w:r w:rsidR="00E56ED3">
        <w:rPr>
          <w:bCs/>
        </w:rPr>
        <w:t>Fertilization is represented on the x-axis. Red shaded points and trendlines indicate plants grown under elevated CO</w:t>
      </w:r>
      <w:r w:rsidR="00E56ED3">
        <w:rPr>
          <w:bCs/>
          <w:vertAlign w:val="subscript"/>
        </w:rPr>
        <w:t>2</w:t>
      </w:r>
      <w:r w:rsidR="00E56ED3">
        <w:rPr>
          <w:bCs/>
        </w:rPr>
        <w:t>, while blue shaded points and trendlines indicate plants grown under ambient CO</w:t>
      </w:r>
      <w:r w:rsidR="00E56ED3">
        <w:rPr>
          <w:bCs/>
          <w:vertAlign w:val="subscript"/>
        </w:rPr>
        <w:t>2</w:t>
      </w:r>
      <w:r w:rsidR="00E56ED3">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E56ED3" w:rsidRPr="005D0864">
        <w:rPr>
          <w:bCs/>
          <w:i/>
          <w:iCs/>
        </w:rPr>
        <w:t>p</w:t>
      </w:r>
      <w:r w:rsidR="00E56ED3">
        <w:rPr>
          <w:bCs/>
        </w:rPr>
        <w:t>&lt;0.05)</w:t>
      </w:r>
      <w:r w:rsidR="002B1766">
        <w:rPr>
          <w:bCs/>
        </w:rPr>
        <w:t xml:space="preserve">. </w:t>
      </w:r>
      <w:commentRangeStart w:id="10"/>
      <w:r>
        <w:rPr>
          <w:rFonts w:cs="Times New Roman"/>
        </w:rPr>
        <w:t>The dotted horizontal line indicates the point where biomass: pot volume exceeds 1 g L</w:t>
      </w:r>
      <w:r>
        <w:rPr>
          <w:rFonts w:cs="Times New Roman"/>
          <w:vertAlign w:val="superscript"/>
        </w:rPr>
        <w:t>-1</w:t>
      </w:r>
      <w:r>
        <w:rPr>
          <w:rFonts w:cs="Times New Roman"/>
        </w:rPr>
        <w:t>, and the dashed line indicates the point where biomass: pot volume exceeds 2 g L</w:t>
      </w:r>
      <w:r>
        <w:rPr>
          <w:rFonts w:cs="Times New Roman"/>
          <w:vertAlign w:val="superscript"/>
        </w:rPr>
        <w:t>-1</w:t>
      </w:r>
      <w:r>
        <w:rPr>
          <w:rFonts w:cs="Times New Roman"/>
        </w:rPr>
        <w:t>.</w:t>
      </w:r>
      <w:commentRangeEnd w:id="10"/>
      <w:r w:rsidR="00C6019C">
        <w:rPr>
          <w:rStyle w:val="CommentReference"/>
          <w:rFonts w:eastAsia="Times New Roman" w:cs="Times New Roman"/>
        </w:rPr>
        <w:commentReference w:id="10"/>
      </w:r>
    </w:p>
    <w:p w14:paraId="2BB7DC42" w14:textId="1E0F3B2C" w:rsidR="00864692" w:rsidRDefault="00864692">
      <w:pPr>
        <w:rPr>
          <w:b/>
        </w:rPr>
      </w:pPr>
      <w:r>
        <w:rPr>
          <w:b/>
        </w:rPr>
        <w:br w:type="page"/>
      </w:r>
    </w:p>
    <w:p w14:paraId="2FC81C35" w14:textId="588541BD" w:rsidR="00E96D60" w:rsidRDefault="00E96D60" w:rsidP="00E96D60">
      <w:pPr>
        <w:spacing w:line="360" w:lineRule="auto"/>
        <w:rPr>
          <w:b/>
        </w:rPr>
      </w:pPr>
      <w:r>
        <w:rPr>
          <w:b/>
        </w:rPr>
        <w:lastRenderedPageBreak/>
        <w:t>Figure S</w:t>
      </w:r>
      <w:r w:rsidR="002B1766">
        <w:rPr>
          <w:b/>
        </w:rPr>
        <w:t>2</w:t>
      </w:r>
    </w:p>
    <w:p w14:paraId="2AEEDEE5" w14:textId="77777777" w:rsidR="00E96D60" w:rsidRDefault="00E96D60" w:rsidP="002B1766">
      <w:pPr>
        <w:spacing w:line="360" w:lineRule="auto"/>
        <w:jc w:val="center"/>
        <w:rPr>
          <w:b/>
        </w:rPr>
      </w:pPr>
      <w:r>
        <w:rPr>
          <w:b/>
          <w:noProof/>
        </w:rPr>
        <w:drawing>
          <wp:inline distT="0" distB="0" distL="0" distR="0" wp14:anchorId="4D03AC36" wp14:editId="20F279D2">
            <wp:extent cx="4807619" cy="4112158"/>
            <wp:effectExtent l="0" t="0" r="5715" b="3175"/>
            <wp:docPr id="1307037744" name="Picture 1307037744" descr="A diagram of different types of soil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3874" name="Picture 5" descr="A diagram of different types of soil fertiliz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351" cy="4124759"/>
                    </a:xfrm>
                    <a:prstGeom prst="rect">
                      <a:avLst/>
                    </a:prstGeom>
                  </pic:spPr>
                </pic:pic>
              </a:graphicData>
            </a:graphic>
          </wp:inline>
        </w:drawing>
      </w:r>
    </w:p>
    <w:p w14:paraId="28E9AF2A" w14:textId="5DE1EA4D" w:rsidR="00E96D60" w:rsidRPr="00F27234" w:rsidRDefault="00E96D60" w:rsidP="00E96D60">
      <w:pPr>
        <w:spacing w:line="360" w:lineRule="auto"/>
        <w:rPr>
          <w:rFonts w:cs="Times New Roman"/>
        </w:rPr>
      </w:pPr>
      <w:r>
        <w:rPr>
          <w:b/>
        </w:rPr>
        <w:t>Figure S</w:t>
      </w:r>
      <w:r w:rsidR="002B1766">
        <w:rPr>
          <w:b/>
        </w:rPr>
        <w:t>2</w:t>
      </w:r>
      <w:r>
        <w:rPr>
          <w:b/>
        </w:rPr>
        <w:t xml:space="preserve"> </w:t>
      </w:r>
      <w:r>
        <w:rPr>
          <w:rFonts w:cs="Times New Roman"/>
        </w:rPr>
        <w:t>Effects of CO</w:t>
      </w:r>
      <w:r>
        <w:rPr>
          <w:rFonts w:cs="Times New Roman"/>
          <w:vertAlign w:val="subscript"/>
        </w:rPr>
        <w:t>2</w:t>
      </w:r>
      <w:r>
        <w:rPr>
          <w:rFonts w:cs="Times New Roman"/>
        </w:rPr>
        <w:t xml:space="preserve"> and fertilization inoculation on area-based leaf nitrogen content (a), mass-based leaf nitrogen content (b), and leaf biomass per unit leaf area (c).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w:t>
      </w:r>
      <w:r w:rsidR="002B1766">
        <w:rPr>
          <w:bCs/>
        </w:rPr>
        <w:t>t</w:t>
      </w:r>
      <w:r>
        <w:rPr>
          <w:bCs/>
        </w:rPr>
        <w:t xml:space="preserve">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27F1AC09" w14:textId="77777777" w:rsidR="00E96D60" w:rsidRDefault="00E96D60" w:rsidP="00E96D60">
      <w:pPr>
        <w:rPr>
          <w:b/>
        </w:rPr>
      </w:pPr>
      <w:r>
        <w:rPr>
          <w:b/>
        </w:rPr>
        <w:br w:type="page"/>
      </w:r>
    </w:p>
    <w:p w14:paraId="7D619D92" w14:textId="66E765EB" w:rsidR="00E96D60" w:rsidRDefault="00E96D60" w:rsidP="00E96D60">
      <w:pPr>
        <w:spacing w:line="360" w:lineRule="auto"/>
        <w:rPr>
          <w:b/>
        </w:rPr>
      </w:pPr>
      <w:r>
        <w:rPr>
          <w:b/>
        </w:rPr>
        <w:lastRenderedPageBreak/>
        <w:t>Figure S</w:t>
      </w:r>
      <w:r w:rsidR="002B1766">
        <w:rPr>
          <w:b/>
        </w:rPr>
        <w:t>3</w:t>
      </w:r>
    </w:p>
    <w:p w14:paraId="24E6F51C" w14:textId="77777777" w:rsidR="00E96D60" w:rsidRDefault="00E96D60" w:rsidP="002B1766">
      <w:pPr>
        <w:spacing w:line="360" w:lineRule="auto"/>
        <w:jc w:val="center"/>
        <w:rPr>
          <w:b/>
        </w:rPr>
      </w:pPr>
      <w:r>
        <w:rPr>
          <w:b/>
          <w:noProof/>
        </w:rPr>
        <w:drawing>
          <wp:inline distT="0" distB="0" distL="0" distR="0" wp14:anchorId="11383DD7" wp14:editId="1768CC24">
            <wp:extent cx="3856776" cy="2479297"/>
            <wp:effectExtent l="0" t="0" r="4445" b="0"/>
            <wp:docPr id="774884879" name="Picture 774884879" descr="A graph showing the growth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15066" name="Picture 4" descr="A graph showing the growth of soil fertiliz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978" cy="2494212"/>
                    </a:xfrm>
                    <a:prstGeom prst="rect">
                      <a:avLst/>
                    </a:prstGeom>
                  </pic:spPr>
                </pic:pic>
              </a:graphicData>
            </a:graphic>
          </wp:inline>
        </w:drawing>
      </w:r>
    </w:p>
    <w:p w14:paraId="4B55EB71" w14:textId="258B8C8E" w:rsidR="00E96D60" w:rsidRPr="00634C03" w:rsidRDefault="00E96D60" w:rsidP="00E96D60">
      <w:pPr>
        <w:spacing w:line="360" w:lineRule="auto"/>
        <w:rPr>
          <w:rFonts w:cs="Times New Roman"/>
        </w:rPr>
      </w:pPr>
      <w:r>
        <w:rPr>
          <w:b/>
        </w:rPr>
        <w:t>Figure S</w:t>
      </w:r>
      <w:r w:rsidR="002B1766">
        <w:rPr>
          <w:b/>
        </w:rPr>
        <w:t>3</w:t>
      </w:r>
      <w:r>
        <w:rPr>
          <w:b/>
        </w:rPr>
        <w:t xml:space="preserve"> </w:t>
      </w:r>
      <w:r>
        <w:rPr>
          <w:rFonts w:cs="Times New Roman"/>
        </w:rPr>
        <w:t>Effects of CO</w:t>
      </w:r>
      <w:r>
        <w:rPr>
          <w:rFonts w:cs="Times New Roman"/>
          <w:vertAlign w:val="subscript"/>
        </w:rPr>
        <w:t>2</w:t>
      </w:r>
      <w:r>
        <w:rPr>
          <w:rFonts w:cs="Times New Roman"/>
        </w:rPr>
        <w:t xml:space="preserve"> and fertilization inoculation on photosynthetic nitrogen-use efficiency.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3A3637B3" w14:textId="77777777" w:rsidR="00E96D60" w:rsidRDefault="00E96D60" w:rsidP="00E96D60">
      <w:pPr>
        <w:rPr>
          <w:b/>
        </w:rPr>
      </w:pPr>
      <w:r>
        <w:rPr>
          <w:b/>
        </w:rPr>
        <w:br w:type="page"/>
      </w:r>
    </w:p>
    <w:p w14:paraId="7ACC9B6F" w14:textId="5C5F0C1A" w:rsidR="00B81848" w:rsidRDefault="00B81848" w:rsidP="00FB48B4">
      <w:pPr>
        <w:spacing w:line="360" w:lineRule="auto"/>
        <w:rPr>
          <w:b/>
        </w:rPr>
      </w:pPr>
      <w:r>
        <w:rPr>
          <w:b/>
        </w:rPr>
        <w:lastRenderedPageBreak/>
        <w:t>Figure S</w:t>
      </w:r>
      <w:r w:rsidR="002B1766">
        <w:rPr>
          <w:b/>
        </w:rPr>
        <w:t>4</w:t>
      </w:r>
    </w:p>
    <w:p w14:paraId="05D6D314" w14:textId="6654CC70" w:rsidR="00FB48B4" w:rsidRDefault="00901AFD" w:rsidP="00FB48B4">
      <w:pPr>
        <w:spacing w:line="360" w:lineRule="auto"/>
        <w:rPr>
          <w:b/>
        </w:rPr>
      </w:pPr>
      <w:r>
        <w:rPr>
          <w:b/>
          <w:noProof/>
        </w:rPr>
        <w:drawing>
          <wp:inline distT="0" distB="0" distL="0" distR="0" wp14:anchorId="5E33E483" wp14:editId="320C6460">
            <wp:extent cx="5943600" cy="1981200"/>
            <wp:effectExtent l="0" t="0" r="0" b="0"/>
            <wp:docPr id="46703223" name="Picture 1"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223" name="Picture 1" descr="A diagram of soil fertiliz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673D85A" w14:textId="4B87ACF3" w:rsidR="00B81848" w:rsidRPr="00F27234" w:rsidRDefault="00B81848" w:rsidP="00B81848">
      <w:pPr>
        <w:spacing w:line="360" w:lineRule="auto"/>
        <w:rPr>
          <w:rFonts w:cs="Times New Roman"/>
        </w:rPr>
      </w:pPr>
      <w:r>
        <w:rPr>
          <w:b/>
        </w:rPr>
        <w:t>Figure S</w:t>
      </w:r>
      <w:r w:rsidR="002B1766">
        <w:rPr>
          <w:b/>
        </w:rPr>
        <w:t>4</w:t>
      </w:r>
      <w:r>
        <w:rPr>
          <w:b/>
        </w:rPr>
        <w:t xml:space="preserve"> </w:t>
      </w:r>
      <w:r>
        <w:rPr>
          <w:rFonts w:cs="Times New Roman"/>
        </w:rPr>
        <w:t>Effects of CO</w:t>
      </w:r>
      <w:r>
        <w:rPr>
          <w:rFonts w:cs="Times New Roman"/>
          <w:vertAlign w:val="subscript"/>
        </w:rPr>
        <w:t>2</w:t>
      </w:r>
      <w:r>
        <w:rPr>
          <w:rFonts w:cs="Times New Roman"/>
        </w:rPr>
        <w:t xml:space="preserve"> and fertilization inoculation on belowground carbon biomass (a) and total nitrogen biomass (b). Bel</w:t>
      </w:r>
      <w:r w:rsidR="00FB48B4">
        <w:rPr>
          <w:rFonts w:cs="Times New Roman"/>
        </w:rPr>
        <w:t>ow</w:t>
      </w:r>
      <w:r>
        <w:rPr>
          <w:rFonts w:cs="Times New Roman"/>
        </w:rPr>
        <w:t xml:space="preserve">ground carbon biomass is the numerator of </w:t>
      </w:r>
      <w:proofErr w:type="spellStart"/>
      <w:r>
        <w:rPr>
          <w:rFonts w:cs="Times New Roman"/>
          <w:i/>
          <w:iCs/>
        </w:rPr>
        <w:t>N</w:t>
      </w:r>
      <w:r>
        <w:rPr>
          <w:rFonts w:cs="Times New Roman"/>
          <w:vertAlign w:val="subscript"/>
        </w:rPr>
        <w:t>cost</w:t>
      </w:r>
      <w:proofErr w:type="spellEnd"/>
      <w:r>
        <w:rPr>
          <w:rFonts w:cs="Times New Roman"/>
        </w:rPr>
        <w:t xml:space="preserve">, while total nitrogen biomass is the denominator of </w:t>
      </w:r>
      <w:proofErr w:type="spellStart"/>
      <w:r>
        <w:rPr>
          <w:rFonts w:cs="Times New Roman"/>
          <w:i/>
          <w:iCs/>
        </w:rPr>
        <w:t>N</w:t>
      </w:r>
      <w:r>
        <w:rPr>
          <w:rFonts w:cs="Times New Roman"/>
          <w:vertAlign w:val="subscript"/>
        </w:rPr>
        <w:t>cost</w:t>
      </w:r>
      <w:proofErr w:type="spellEnd"/>
      <w:r>
        <w:rPr>
          <w:rFonts w:cs="Times New Roman"/>
        </w:rPr>
        <w:t xml:space="preserve">. </w:t>
      </w:r>
      <w:r w:rsidR="00901AFD">
        <w:rPr>
          <w:bCs/>
        </w:rPr>
        <w:t>Fertilization is represented on the x-axis in all panels. Red shaded points and trendlines indicate plants grown under elevated CO</w:t>
      </w:r>
      <w:r w:rsidR="00901AFD">
        <w:rPr>
          <w:bCs/>
          <w:vertAlign w:val="subscript"/>
        </w:rPr>
        <w:t>2</w:t>
      </w:r>
      <w:r w:rsidR="00901AFD">
        <w:rPr>
          <w:bCs/>
        </w:rPr>
        <w:t>, while blue shaded points and trendlines indicate plants grown under ambient CO</w:t>
      </w:r>
      <w:r w:rsidR="00901AFD">
        <w:rPr>
          <w:bCs/>
          <w:vertAlign w:val="subscript"/>
        </w:rPr>
        <w:t>2</w:t>
      </w:r>
      <w:r w:rsidR="00901AFD">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901AFD" w:rsidRPr="005D0864">
        <w:rPr>
          <w:bCs/>
          <w:i/>
          <w:iCs/>
        </w:rPr>
        <w:t>p</w:t>
      </w:r>
      <w:r w:rsidR="00901AFD">
        <w:rPr>
          <w:bCs/>
        </w:rPr>
        <w:t>&lt;0.05), while dashed trendlines indicate slopes that are not distinguishable from zero (</w:t>
      </w:r>
      <w:r w:rsidR="00901AFD" w:rsidRPr="005D0864">
        <w:rPr>
          <w:bCs/>
          <w:i/>
          <w:iCs/>
        </w:rPr>
        <w:t>p</w:t>
      </w:r>
      <w:r w:rsidR="00901AFD">
        <w:rPr>
          <w:bCs/>
        </w:rPr>
        <w:t>&gt;0.05).</w:t>
      </w:r>
    </w:p>
    <w:p w14:paraId="12B101D7" w14:textId="40EDB885" w:rsidR="00B81848" w:rsidRDefault="00B81848">
      <w:pPr>
        <w:rPr>
          <w:b/>
        </w:rPr>
      </w:pPr>
      <w:r>
        <w:rPr>
          <w:b/>
        </w:rPr>
        <w:br w:type="page"/>
      </w:r>
    </w:p>
    <w:p w14:paraId="7FEA4C90" w14:textId="17563F67" w:rsidR="005C6DC1" w:rsidRPr="00F97E90" w:rsidRDefault="005C6DC1" w:rsidP="005C6DC1">
      <w:pPr>
        <w:spacing w:line="360" w:lineRule="auto"/>
        <w:rPr>
          <w:bCs/>
        </w:rPr>
      </w:pPr>
      <w:r>
        <w:rPr>
          <w:b/>
        </w:rPr>
        <w:lastRenderedPageBreak/>
        <w:t xml:space="preserve">Figure </w:t>
      </w:r>
      <w:r w:rsidR="00864692">
        <w:rPr>
          <w:b/>
        </w:rPr>
        <w:t>S</w:t>
      </w:r>
      <w:r w:rsidR="002B1766">
        <w:rPr>
          <w:b/>
        </w:rPr>
        <w:t>5</w:t>
      </w:r>
    </w:p>
    <w:p w14:paraId="5A882CFE" w14:textId="3FB918FB" w:rsidR="005C6DC1" w:rsidRDefault="006827E4" w:rsidP="005C6DC1">
      <w:pPr>
        <w:spacing w:line="360" w:lineRule="auto"/>
        <w:rPr>
          <w:bCs/>
        </w:rPr>
      </w:pPr>
      <w:r>
        <w:rPr>
          <w:bCs/>
          <w:noProof/>
        </w:rPr>
        <w:drawing>
          <wp:inline distT="0" distB="0" distL="0" distR="0" wp14:anchorId="3B003804" wp14:editId="02833D75">
            <wp:extent cx="5943600" cy="1981200"/>
            <wp:effectExtent l="0" t="0" r="0" b="0"/>
            <wp:docPr id="846558223" name="Picture 6"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8223" name="Picture 6" descr="A diagram of soil fertiliz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A8EB9E4" w14:textId="657FC3B8" w:rsidR="00147554" w:rsidRPr="009E03F2" w:rsidRDefault="005C6DC1" w:rsidP="009E03F2">
      <w:pPr>
        <w:spacing w:line="360" w:lineRule="auto"/>
        <w:rPr>
          <w:bCs/>
        </w:rPr>
      </w:pPr>
      <w:r>
        <w:rPr>
          <w:b/>
        </w:rPr>
        <w:t xml:space="preserve">Figure </w:t>
      </w:r>
      <w:r w:rsidR="009E03F2">
        <w:rPr>
          <w:b/>
        </w:rPr>
        <w:t>S</w:t>
      </w:r>
      <w:r w:rsidR="002B1766">
        <w:rPr>
          <w:b/>
        </w:rPr>
        <w:t>5</w:t>
      </w:r>
      <w:r>
        <w:rPr>
          <w:bCs/>
        </w:rPr>
        <w:t xml:space="preserve"> Effects of nitrogen fertilization, inoculation treatment, and CO</w:t>
      </w:r>
      <w:r>
        <w:rPr>
          <w:bCs/>
          <w:vertAlign w:val="subscript"/>
        </w:rPr>
        <w:t>2</w:t>
      </w:r>
      <w:r>
        <w:rPr>
          <w:bCs/>
        </w:rPr>
        <w:t xml:space="preserve"> treatment on nodule biomass (</w:t>
      </w:r>
      <w:r w:rsidR="009E03F2">
        <w:rPr>
          <w:bCs/>
        </w:rPr>
        <w:t>a</w:t>
      </w:r>
      <w:r>
        <w:rPr>
          <w:bCs/>
        </w:rPr>
        <w:t>)</w:t>
      </w:r>
      <w:r w:rsidR="009E03F2">
        <w:rPr>
          <w:bCs/>
        </w:rPr>
        <w:t xml:space="preserve"> and</w:t>
      </w:r>
      <w:r>
        <w:rPr>
          <w:bCs/>
        </w:rPr>
        <w:t xml:space="preserve"> </w:t>
      </w:r>
      <w:r w:rsidR="009E03F2">
        <w:rPr>
          <w:bCs/>
        </w:rPr>
        <w:t xml:space="preserve">root </w:t>
      </w:r>
      <w:r>
        <w:rPr>
          <w:bCs/>
        </w:rPr>
        <w:t>nodule</w:t>
      </w:r>
      <w:r w:rsidR="009E03F2">
        <w:rPr>
          <w:bCs/>
        </w:rPr>
        <w:t xml:space="preserve"> biomass</w:t>
      </w:r>
      <w:r>
        <w:rPr>
          <w:bCs/>
        </w:rPr>
        <w:t>: root biomass (</w:t>
      </w:r>
      <w:r w:rsidR="009E03F2">
        <w:rPr>
          <w:bCs/>
        </w:rPr>
        <w:t>b).</w:t>
      </w:r>
      <w:r>
        <w:rPr>
          <w:bCs/>
        </w:rPr>
        <w:t xml:space="preserve"> </w:t>
      </w:r>
      <w:r w:rsidR="006827E4">
        <w:rPr>
          <w:bCs/>
        </w:rPr>
        <w:t>Fertilization is represented on the x-axis. Red shaded points and trendlines indicate plants grown under elevated CO</w:t>
      </w:r>
      <w:r w:rsidR="006827E4">
        <w:rPr>
          <w:bCs/>
          <w:vertAlign w:val="subscript"/>
        </w:rPr>
        <w:t>2</w:t>
      </w:r>
      <w:r w:rsidR="006827E4">
        <w:rPr>
          <w:bCs/>
        </w:rPr>
        <w:t>, while blue shaded points and trendlines indicate plants grown under ambient CO</w:t>
      </w:r>
      <w:r w:rsidR="006827E4">
        <w:rPr>
          <w:bCs/>
          <w:vertAlign w:val="subscript"/>
        </w:rPr>
        <w:t>2</w:t>
      </w:r>
      <w:r w:rsidR="006827E4">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6827E4" w:rsidRPr="005D0864">
        <w:rPr>
          <w:bCs/>
          <w:i/>
          <w:iCs/>
        </w:rPr>
        <w:t>p</w:t>
      </w:r>
      <w:r w:rsidR="006827E4">
        <w:rPr>
          <w:bCs/>
        </w:rPr>
        <w:t>&lt;0.05), while dashed trendlines indicate slopes that are not distinguishable from zero (</w:t>
      </w:r>
      <w:r w:rsidR="006827E4" w:rsidRPr="005D0864">
        <w:rPr>
          <w:bCs/>
          <w:i/>
          <w:iCs/>
        </w:rPr>
        <w:t>p</w:t>
      </w:r>
      <w:r w:rsidR="006827E4">
        <w:rPr>
          <w:bCs/>
        </w:rPr>
        <w:t>&gt;0.05).</w:t>
      </w:r>
    </w:p>
    <w:sectPr w:rsidR="00147554" w:rsidRPr="009E03F2" w:rsidSect="007E69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Nick Smith" w:date="2023-11-13T14:32:00Z" w:initials="NGS">
    <w:p w14:paraId="6B08AF15" w14:textId="34738AFC" w:rsidR="00C6019C" w:rsidRDefault="00C6019C">
      <w:pPr>
        <w:pStyle w:val="CommentText"/>
      </w:pPr>
      <w:r>
        <w:rPr>
          <w:rStyle w:val="CommentReference"/>
        </w:rPr>
        <w:annotationRef/>
      </w:r>
      <w:r>
        <w:t>May consider speaking directly to this in the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08AF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08AF15" w16cid:durableId="28FCB1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FC096" w14:textId="77777777" w:rsidR="009E0A1E" w:rsidRDefault="009E0A1E" w:rsidP="00923444">
      <w:r>
        <w:separator/>
      </w:r>
    </w:p>
  </w:endnote>
  <w:endnote w:type="continuationSeparator" w:id="0">
    <w:p w14:paraId="337D46A7" w14:textId="77777777" w:rsidR="009E0A1E" w:rsidRDefault="009E0A1E" w:rsidP="00923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429970"/>
      <w:docPartObj>
        <w:docPartGallery w:val="Page Numbers (Bottom of Page)"/>
        <w:docPartUnique/>
      </w:docPartObj>
    </w:sdtPr>
    <w:sdtContent>
      <w:p w14:paraId="4643FC8E" w14:textId="0F7E1E6D" w:rsidR="00923444" w:rsidRDefault="00923444" w:rsidP="00AF57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3489839E" w14:textId="77777777" w:rsidR="00923444" w:rsidRDefault="00923444" w:rsidP="009234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78367404"/>
      <w:docPartObj>
        <w:docPartGallery w:val="Page Numbers (Bottom of Page)"/>
        <w:docPartUnique/>
      </w:docPartObj>
    </w:sdtPr>
    <w:sdtContent>
      <w:p w14:paraId="1D29F3CB" w14:textId="4CF2B54A" w:rsidR="00923444" w:rsidRPr="00923444" w:rsidRDefault="00923444" w:rsidP="00AF5791">
        <w:pPr>
          <w:pStyle w:val="Footer"/>
          <w:framePr w:wrap="none" w:vAnchor="text" w:hAnchor="margin" w:xAlign="right" w:y="1"/>
          <w:rPr>
            <w:rStyle w:val="PageNumber"/>
            <w:sz w:val="16"/>
            <w:szCs w:val="16"/>
          </w:rPr>
        </w:pPr>
        <w:r w:rsidRPr="00923444">
          <w:rPr>
            <w:rStyle w:val="PageNumber"/>
            <w:sz w:val="16"/>
            <w:szCs w:val="16"/>
          </w:rPr>
          <w:t xml:space="preserve">pg. </w:t>
        </w:r>
        <w:r w:rsidRPr="00923444">
          <w:rPr>
            <w:rStyle w:val="PageNumber"/>
            <w:sz w:val="16"/>
            <w:szCs w:val="16"/>
          </w:rPr>
          <w:fldChar w:fldCharType="begin"/>
        </w:r>
        <w:r w:rsidRPr="00923444">
          <w:rPr>
            <w:rStyle w:val="PageNumber"/>
            <w:sz w:val="16"/>
            <w:szCs w:val="16"/>
          </w:rPr>
          <w:instrText xml:space="preserve"> PAGE </w:instrText>
        </w:r>
        <w:r w:rsidRPr="00923444">
          <w:rPr>
            <w:rStyle w:val="PageNumber"/>
            <w:sz w:val="16"/>
            <w:szCs w:val="16"/>
          </w:rPr>
          <w:fldChar w:fldCharType="separate"/>
        </w:r>
        <w:r w:rsidRPr="00923444">
          <w:rPr>
            <w:rStyle w:val="PageNumber"/>
            <w:noProof/>
            <w:sz w:val="16"/>
            <w:szCs w:val="16"/>
          </w:rPr>
          <w:t>12</w:t>
        </w:r>
        <w:r w:rsidRPr="00923444">
          <w:rPr>
            <w:rStyle w:val="PageNumber"/>
            <w:sz w:val="16"/>
            <w:szCs w:val="16"/>
          </w:rPr>
          <w:fldChar w:fldCharType="end"/>
        </w:r>
        <w:r w:rsidRPr="00923444">
          <w:rPr>
            <w:rStyle w:val="PageNumber"/>
            <w:sz w:val="16"/>
            <w:szCs w:val="16"/>
          </w:rPr>
          <w:t xml:space="preserve"> of 1</w:t>
        </w:r>
        <w:r w:rsidR="009E6498">
          <w:rPr>
            <w:rStyle w:val="PageNumber"/>
            <w:sz w:val="16"/>
            <w:szCs w:val="16"/>
          </w:rPr>
          <w:t>1</w:t>
        </w:r>
      </w:p>
    </w:sdtContent>
  </w:sdt>
  <w:p w14:paraId="65AC607C" w14:textId="12335FE8" w:rsidR="00923444" w:rsidRPr="00923444" w:rsidRDefault="002E29A4" w:rsidP="00923444">
    <w:pPr>
      <w:pStyle w:val="Footer"/>
      <w:ind w:right="360"/>
      <w:rPr>
        <w:sz w:val="16"/>
        <w:szCs w:val="16"/>
      </w:rPr>
    </w:pPr>
    <w:r w:rsidRPr="002E29A4">
      <w:rPr>
        <w:sz w:val="16"/>
        <w:szCs w:val="16"/>
      </w:rPr>
      <w:t>N supply and demand control plant responses to CO</w:t>
    </w:r>
    <w:r w:rsidRPr="002E29A4">
      <w:rPr>
        <w:sz w:val="16"/>
        <w:szCs w:val="16"/>
        <w:vertAlign w:val="subscript"/>
      </w:rPr>
      <w:t>2</w:t>
    </w:r>
    <w:r w:rsidR="00923444" w:rsidRPr="00923444">
      <w:rPr>
        <w:sz w:val="16"/>
        <w:szCs w:val="16"/>
      </w:rPr>
      <w:t xml:space="preserve">, </w:t>
    </w:r>
    <w:r w:rsidR="00923444" w:rsidRPr="00923444">
      <w:rPr>
        <w:i/>
        <w:iCs/>
        <w:sz w:val="16"/>
        <w:szCs w:val="16"/>
      </w:rPr>
      <w:t>Supplemental Material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46EA4" w14:textId="77777777" w:rsidR="009E0A1E" w:rsidRDefault="009E0A1E" w:rsidP="00923444">
      <w:r>
        <w:separator/>
      </w:r>
    </w:p>
  </w:footnote>
  <w:footnote w:type="continuationSeparator" w:id="0">
    <w:p w14:paraId="4920B61A" w14:textId="77777777" w:rsidR="009E0A1E" w:rsidRDefault="009E0A1E" w:rsidP="0092344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9E"/>
    <w:rsid w:val="00046BBE"/>
    <w:rsid w:val="000C6854"/>
    <w:rsid w:val="00147554"/>
    <w:rsid w:val="001710D7"/>
    <w:rsid w:val="001B5D3A"/>
    <w:rsid w:val="002517FA"/>
    <w:rsid w:val="002948B1"/>
    <w:rsid w:val="002B1766"/>
    <w:rsid w:val="002C360E"/>
    <w:rsid w:val="002E29A4"/>
    <w:rsid w:val="00323E9E"/>
    <w:rsid w:val="0042342A"/>
    <w:rsid w:val="00497794"/>
    <w:rsid w:val="004D7D3B"/>
    <w:rsid w:val="00522944"/>
    <w:rsid w:val="00537CCE"/>
    <w:rsid w:val="005A311A"/>
    <w:rsid w:val="005A3AD9"/>
    <w:rsid w:val="005C6DC1"/>
    <w:rsid w:val="00606C6E"/>
    <w:rsid w:val="00623BF6"/>
    <w:rsid w:val="00634C03"/>
    <w:rsid w:val="006554F2"/>
    <w:rsid w:val="006827E4"/>
    <w:rsid w:val="006B26AF"/>
    <w:rsid w:val="00727672"/>
    <w:rsid w:val="00787408"/>
    <w:rsid w:val="007E69AD"/>
    <w:rsid w:val="00820C13"/>
    <w:rsid w:val="008567FC"/>
    <w:rsid w:val="00864692"/>
    <w:rsid w:val="00901AFD"/>
    <w:rsid w:val="00923444"/>
    <w:rsid w:val="00933D65"/>
    <w:rsid w:val="00992774"/>
    <w:rsid w:val="009E03F2"/>
    <w:rsid w:val="009E0A1E"/>
    <w:rsid w:val="009E6498"/>
    <w:rsid w:val="00AA246C"/>
    <w:rsid w:val="00B02276"/>
    <w:rsid w:val="00B07220"/>
    <w:rsid w:val="00B13BCE"/>
    <w:rsid w:val="00B81848"/>
    <w:rsid w:val="00BA37CE"/>
    <w:rsid w:val="00BE5BCC"/>
    <w:rsid w:val="00C6019C"/>
    <w:rsid w:val="00CA242A"/>
    <w:rsid w:val="00CA7563"/>
    <w:rsid w:val="00CB4166"/>
    <w:rsid w:val="00D16117"/>
    <w:rsid w:val="00D52584"/>
    <w:rsid w:val="00DE5D4C"/>
    <w:rsid w:val="00E40F9C"/>
    <w:rsid w:val="00E56ED3"/>
    <w:rsid w:val="00E96D60"/>
    <w:rsid w:val="00EE0B37"/>
    <w:rsid w:val="00F07B90"/>
    <w:rsid w:val="00F16657"/>
    <w:rsid w:val="00F27234"/>
    <w:rsid w:val="00F81DF6"/>
    <w:rsid w:val="00FB48B4"/>
    <w:rsid w:val="00FC6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F0F72"/>
  <w15:chartTrackingRefBased/>
  <w15:docId w15:val="{E18A6BBB-7034-B044-A43D-6BA1EF8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6DC1"/>
    <w:rPr>
      <w:sz w:val="16"/>
      <w:szCs w:val="16"/>
    </w:rPr>
  </w:style>
  <w:style w:type="paragraph" w:styleId="CommentText">
    <w:name w:val="annotation text"/>
    <w:basedOn w:val="Normal"/>
    <w:link w:val="CommentTextChar"/>
    <w:uiPriority w:val="99"/>
    <w:unhideWhenUsed/>
    <w:rsid w:val="005C6DC1"/>
    <w:rPr>
      <w:rFonts w:eastAsia="Times New Roman" w:cs="Times New Roman"/>
      <w:sz w:val="20"/>
      <w:szCs w:val="20"/>
    </w:rPr>
  </w:style>
  <w:style w:type="character" w:customStyle="1" w:styleId="CommentTextChar">
    <w:name w:val="Comment Text Char"/>
    <w:basedOn w:val="DefaultParagraphFont"/>
    <w:link w:val="CommentText"/>
    <w:uiPriority w:val="99"/>
    <w:rsid w:val="005C6DC1"/>
    <w:rPr>
      <w:rFonts w:eastAsia="Times New Roman" w:cs="Times New Roman"/>
      <w:sz w:val="20"/>
      <w:szCs w:val="20"/>
    </w:rPr>
  </w:style>
  <w:style w:type="paragraph" w:styleId="Header">
    <w:name w:val="header"/>
    <w:basedOn w:val="Normal"/>
    <w:link w:val="HeaderChar"/>
    <w:uiPriority w:val="99"/>
    <w:unhideWhenUsed/>
    <w:rsid w:val="00923444"/>
    <w:pPr>
      <w:tabs>
        <w:tab w:val="center" w:pos="4680"/>
        <w:tab w:val="right" w:pos="9360"/>
      </w:tabs>
    </w:pPr>
  </w:style>
  <w:style w:type="character" w:customStyle="1" w:styleId="HeaderChar">
    <w:name w:val="Header Char"/>
    <w:basedOn w:val="DefaultParagraphFont"/>
    <w:link w:val="Header"/>
    <w:uiPriority w:val="99"/>
    <w:rsid w:val="00923444"/>
  </w:style>
  <w:style w:type="paragraph" w:styleId="Footer">
    <w:name w:val="footer"/>
    <w:basedOn w:val="Normal"/>
    <w:link w:val="FooterChar"/>
    <w:uiPriority w:val="99"/>
    <w:unhideWhenUsed/>
    <w:rsid w:val="00923444"/>
    <w:pPr>
      <w:tabs>
        <w:tab w:val="center" w:pos="4680"/>
        <w:tab w:val="right" w:pos="9360"/>
      </w:tabs>
    </w:pPr>
  </w:style>
  <w:style w:type="character" w:customStyle="1" w:styleId="FooterChar">
    <w:name w:val="Footer Char"/>
    <w:basedOn w:val="DefaultParagraphFont"/>
    <w:link w:val="Footer"/>
    <w:uiPriority w:val="99"/>
    <w:rsid w:val="00923444"/>
  </w:style>
  <w:style w:type="character" w:styleId="PageNumber">
    <w:name w:val="page number"/>
    <w:basedOn w:val="DefaultParagraphFont"/>
    <w:uiPriority w:val="99"/>
    <w:semiHidden/>
    <w:unhideWhenUsed/>
    <w:rsid w:val="00923444"/>
  </w:style>
  <w:style w:type="paragraph" w:styleId="CommentSubject">
    <w:name w:val="annotation subject"/>
    <w:basedOn w:val="CommentText"/>
    <w:next w:val="CommentText"/>
    <w:link w:val="CommentSubjectChar"/>
    <w:uiPriority w:val="99"/>
    <w:semiHidden/>
    <w:unhideWhenUsed/>
    <w:rsid w:val="00C6019C"/>
    <w:rPr>
      <w:rFonts w:eastAsiaTheme="minorHAnsi" w:cs="Times New Roman (Body CS)"/>
      <w:b/>
      <w:bCs/>
    </w:rPr>
  </w:style>
  <w:style w:type="character" w:customStyle="1" w:styleId="CommentSubjectChar">
    <w:name w:val="Comment Subject Char"/>
    <w:basedOn w:val="CommentTextChar"/>
    <w:link w:val="CommentSubject"/>
    <w:uiPriority w:val="99"/>
    <w:semiHidden/>
    <w:rsid w:val="00C6019C"/>
    <w:rPr>
      <w:rFonts w:eastAsia="Times New Roman" w:cs="Times New Roman"/>
      <w:b/>
      <w:bCs/>
      <w:sz w:val="20"/>
      <w:szCs w:val="20"/>
    </w:rPr>
  </w:style>
  <w:style w:type="paragraph" w:styleId="BalloonText">
    <w:name w:val="Balloon Text"/>
    <w:basedOn w:val="Normal"/>
    <w:link w:val="BalloonTextChar"/>
    <w:uiPriority w:val="99"/>
    <w:semiHidden/>
    <w:unhideWhenUsed/>
    <w:rsid w:val="00C6019C"/>
    <w:rPr>
      <w:rFonts w:cs="Times New Roman"/>
      <w:sz w:val="18"/>
      <w:szCs w:val="18"/>
    </w:rPr>
  </w:style>
  <w:style w:type="character" w:customStyle="1" w:styleId="BalloonTextChar">
    <w:name w:val="Balloon Text Char"/>
    <w:basedOn w:val="DefaultParagraphFont"/>
    <w:link w:val="BalloonText"/>
    <w:uiPriority w:val="99"/>
    <w:semiHidden/>
    <w:rsid w:val="00C6019C"/>
    <w:rPr>
      <w:rFonts w:cs="Times New Roman"/>
      <w:sz w:val="18"/>
      <w:szCs w:val="18"/>
    </w:rPr>
  </w:style>
  <w:style w:type="paragraph" w:styleId="Revision">
    <w:name w:val="Revision"/>
    <w:hidden/>
    <w:uiPriority w:val="99"/>
    <w:semiHidden/>
    <w:rsid w:val="00933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55178">
      <w:bodyDiv w:val="1"/>
      <w:marLeft w:val="0"/>
      <w:marRight w:val="0"/>
      <w:marTop w:val="0"/>
      <w:marBottom w:val="0"/>
      <w:divBdr>
        <w:top w:val="none" w:sz="0" w:space="0" w:color="auto"/>
        <w:left w:val="none" w:sz="0" w:space="0" w:color="auto"/>
        <w:bottom w:val="none" w:sz="0" w:space="0" w:color="auto"/>
        <w:right w:val="none" w:sz="0" w:space="0" w:color="auto"/>
      </w:divBdr>
    </w:div>
    <w:div w:id="1810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microsoft.com/office/2016/09/relationships/commentsIds" Target="commentsIds.xml"/><Relationship Id="rId5" Type="http://schemas.openxmlformats.org/officeDocument/2006/relationships/endnotes" Target="endnotes.xml"/><Relationship Id="rId15" Type="http://schemas.openxmlformats.org/officeDocument/2006/relationships/image" Target="media/image5.png"/><Relationship Id="rId10" Type="http://schemas.microsoft.com/office/2011/relationships/commentsExtended" Target="commentsExtended.xml"/><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1492</Words>
  <Characters>8508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3</cp:revision>
  <cp:lastPrinted>2023-07-20T18:38:00Z</cp:lastPrinted>
  <dcterms:created xsi:type="dcterms:W3CDTF">2023-11-13T21:52:00Z</dcterms:created>
  <dcterms:modified xsi:type="dcterms:W3CDTF">2023-11-13T22:32:00Z</dcterms:modified>
</cp:coreProperties>
</file>