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5C6DC1">
      <w:pPr>
        <w:spacing w:line="360" w:lineRule="auto"/>
        <w:rPr>
          <w:b/>
          <w:bCs/>
        </w:rPr>
      </w:pPr>
      <w:r>
        <w:rPr>
          <w:b/>
          <w:bCs/>
        </w:rPr>
        <w:t>Results (cont.)</w:t>
      </w:r>
    </w:p>
    <w:p w14:paraId="292508FA" w14:textId="7E387946" w:rsidR="00CD6679" w:rsidRDefault="00CD6679" w:rsidP="005C6DC1">
      <w:pPr>
        <w:spacing w:line="360" w:lineRule="auto"/>
        <w:rPr>
          <w:b/>
          <w:bCs/>
        </w:rPr>
      </w:pPr>
      <w:r w:rsidRPr="00AD4FAC">
        <w:rPr>
          <w:i/>
          <w:iCs/>
          <w:color w:val="000000"/>
          <w:lang w:val="el-GR"/>
        </w:rPr>
        <w:t>χ</w:t>
      </w:r>
    </w:p>
    <w:p w14:paraId="101AAAA6" w14:textId="55AC39ED" w:rsidR="00CD6679" w:rsidRDefault="00CD6679" w:rsidP="005C6DC1">
      <w:pPr>
        <w:spacing w:line="360" w:lineRule="auto"/>
        <w:rPr>
          <w:b/>
          <w:bCs/>
        </w:rPr>
      </w:pPr>
      <w:r>
        <w:rPr>
          <w:color w:val="000000"/>
        </w:rPr>
        <w:t>An interaction between CO</w:t>
      </w:r>
      <w:r>
        <w:rPr>
          <w:color w:val="000000"/>
          <w:vertAlign w:val="subscript"/>
        </w:rPr>
        <w:t>2</w:t>
      </w:r>
      <w:r>
        <w:rPr>
          <w:color w:val="000000"/>
        </w:rPr>
        <w:t xml:space="preserve"> and nitrogen fertilization (</w:t>
      </w:r>
      <w:r>
        <w:rPr>
          <w:i/>
          <w:iCs/>
          <w:color w:val="000000"/>
        </w:rPr>
        <w:t>p</w:t>
      </w:r>
      <w:r>
        <w:rPr>
          <w:color w:val="000000"/>
        </w:rPr>
        <w:t xml:space="preserve">&lt;0.001; Table 3) indicated that the negative effect of increasing nitrogen fertilization on </w:t>
      </w:r>
      <w:r w:rsidRPr="00AD4FAC">
        <w:rPr>
          <w:i/>
          <w:iCs/>
          <w:color w:val="000000"/>
          <w:lang w:val="el-GR"/>
        </w:rPr>
        <w:t>χ</w:t>
      </w:r>
      <w:r>
        <w:rPr>
          <w:color w:val="000000"/>
        </w:rPr>
        <w:t xml:space="preserve"> (</w:t>
      </w:r>
      <w:r>
        <w:rPr>
          <w:i/>
          <w:iCs/>
          <w:color w:val="000000"/>
        </w:rPr>
        <w:t>p</w:t>
      </w:r>
      <w:r>
        <w:rPr>
          <w:color w:val="000000"/>
        </w:rPr>
        <w:t>&lt;0.001; Table 3)</w:t>
      </w:r>
      <w:r>
        <w:rPr>
          <w:i/>
          <w:iCs/>
          <w:color w:val="000000"/>
        </w:rPr>
        <w:t xml:space="preserve"> </w:t>
      </w:r>
      <w:r>
        <w:rPr>
          <w:color w:val="000000"/>
        </w:rPr>
        <w:t>was stronger under elevated CO</w:t>
      </w:r>
      <w:r>
        <w:rPr>
          <w:color w:val="000000"/>
          <w:vertAlign w:val="subscript"/>
        </w:rPr>
        <w:t>2</w:t>
      </w:r>
      <w:r>
        <w:rPr>
          <w:color w:val="000000"/>
        </w:rPr>
        <w:t xml:space="preserve"> than ambient CO</w:t>
      </w:r>
      <w:r>
        <w:rPr>
          <w:color w:val="000000"/>
          <w:vertAlign w:val="subscript"/>
        </w:rPr>
        <w:t>2</w:t>
      </w:r>
      <w:r>
        <w:rPr>
          <w:color w:val="000000"/>
        </w:rPr>
        <w:t xml:space="preserve"> (Tukey test comparing the nitrogen fertilization-</w:t>
      </w:r>
      <w:r w:rsidRPr="00AD4FAC">
        <w:rPr>
          <w:i/>
          <w:iCs/>
          <w:color w:val="000000"/>
          <w:lang w:val="el-GR"/>
        </w:rPr>
        <w:t>χ</w:t>
      </w:r>
      <w:r>
        <w:rPr>
          <w:color w:val="000000"/>
        </w:rPr>
        <w:t xml:space="preserve"> slope between CO</w:t>
      </w:r>
      <w:r>
        <w:rPr>
          <w:color w:val="000000"/>
          <w:vertAlign w:val="subscript"/>
        </w:rPr>
        <w:t>2</w:t>
      </w:r>
      <w:r>
        <w:rPr>
          <w:color w:val="000000"/>
        </w:rPr>
        <w:t xml:space="preserve"> treatments: </w:t>
      </w:r>
      <w:r>
        <w:rPr>
          <w:i/>
          <w:iCs/>
          <w:color w:val="000000"/>
        </w:rPr>
        <w:t>p</w:t>
      </w:r>
      <w:r>
        <w:rPr>
          <w:color w:val="000000"/>
        </w:rPr>
        <w:t xml:space="preserve">&lt;0.05; Fig. 3b), resulting in a stronger downregulation of </w:t>
      </w:r>
      <w:r w:rsidRPr="00AD4FAC">
        <w:rPr>
          <w:i/>
          <w:iCs/>
          <w:color w:val="000000"/>
          <w:lang w:val="el-GR"/>
        </w:rPr>
        <w:t>χ</w:t>
      </w:r>
      <w:r>
        <w:rPr>
          <w:color w:val="000000"/>
        </w:rPr>
        <w:t xml:space="preserve"> under elevated CO</w:t>
      </w:r>
      <w:r>
        <w:rPr>
          <w:color w:val="000000"/>
          <w:vertAlign w:val="subscript"/>
        </w:rPr>
        <w:t>2</w:t>
      </w:r>
      <w:r>
        <w:rPr>
          <w:color w:val="000000"/>
        </w:rPr>
        <w:t xml:space="preserve"> with increasing fertilization. A three-way interaction (</w:t>
      </w:r>
      <w:r>
        <w:rPr>
          <w:i/>
          <w:iCs/>
          <w:color w:val="000000"/>
        </w:rPr>
        <w:t>p</w:t>
      </w:r>
      <w:r>
        <w:rPr>
          <w:color w:val="000000"/>
        </w:rPr>
        <w:t>&lt;0.001; Table 3) indicated that interactions between CO</w:t>
      </w:r>
      <w:r>
        <w:rPr>
          <w:color w:val="000000"/>
          <w:vertAlign w:val="subscript"/>
        </w:rPr>
        <w:t>2</w:t>
      </w:r>
      <w:r>
        <w:rPr>
          <w:color w:val="000000"/>
        </w:rPr>
        <w:t xml:space="preserve"> and nitrogen fertilization were driven by inoculated plants (Tukey test comparing the nitrogen fertilization-</w:t>
      </w:r>
      <w:r w:rsidRPr="00AD4FAC">
        <w:rPr>
          <w:i/>
          <w:iCs/>
          <w:color w:val="000000"/>
          <w:lang w:val="el-GR"/>
        </w:rPr>
        <w:t>χ</w:t>
      </w:r>
      <w:r>
        <w:rPr>
          <w:color w:val="000000"/>
        </w:rPr>
        <w:t xml:space="preserve"> slope between inoculated plants grown under ambient CO</w:t>
      </w:r>
      <w:r>
        <w:rPr>
          <w:color w:val="000000"/>
          <w:vertAlign w:val="subscript"/>
        </w:rPr>
        <w:t>2</w:t>
      </w:r>
      <w:r>
        <w:rPr>
          <w:color w:val="000000"/>
        </w:rPr>
        <w:t xml:space="preserve"> and inoculated plants grown under elevated CO</w:t>
      </w:r>
      <w:r>
        <w:rPr>
          <w:color w:val="000000"/>
          <w:vertAlign w:val="subscript"/>
        </w:rPr>
        <w:t>2</w:t>
      </w:r>
      <w:r>
        <w:rPr>
          <w:color w:val="000000"/>
        </w:rPr>
        <w:t xml:space="preserve">: </w:t>
      </w:r>
      <w:r>
        <w:rPr>
          <w:i/>
          <w:iCs/>
          <w:color w:val="000000"/>
        </w:rPr>
        <w:t>p</w:t>
      </w:r>
      <w:r>
        <w:rPr>
          <w:color w:val="000000"/>
        </w:rPr>
        <w:t xml:space="preserve">&lt;0.001), as there was no difference in the effect of nitrogen fertilization on </w:t>
      </w:r>
      <w:r w:rsidRPr="00AD4FAC">
        <w:rPr>
          <w:i/>
          <w:iCs/>
          <w:color w:val="000000"/>
          <w:lang w:val="el-GR"/>
        </w:rPr>
        <w:t>χ</w:t>
      </w:r>
      <w:r>
        <w:rPr>
          <w:color w:val="000000"/>
        </w:rPr>
        <w:t xml:space="preserve"> between CO</w:t>
      </w:r>
      <w:r>
        <w:rPr>
          <w:color w:val="000000"/>
          <w:vertAlign w:val="subscript"/>
        </w:rPr>
        <w:t>2</w:t>
      </w:r>
      <w:r>
        <w:rPr>
          <w:color w:val="000000"/>
        </w:rPr>
        <w:t xml:space="preserve"> treatments in uninoculated plants (Tukey test comparing the nitrogen fertilization-</w:t>
      </w:r>
      <w:r w:rsidRPr="00AD4FAC">
        <w:rPr>
          <w:i/>
          <w:iCs/>
          <w:color w:val="000000"/>
          <w:lang w:val="el-GR"/>
        </w:rPr>
        <w:t>χ</w:t>
      </w:r>
      <w:r>
        <w:rPr>
          <w:color w:val="000000"/>
        </w:rPr>
        <w:t xml:space="preserve"> slope between uninoculated plants grown under ambient CO</w:t>
      </w:r>
      <w:r>
        <w:rPr>
          <w:color w:val="000000"/>
          <w:vertAlign w:val="subscript"/>
        </w:rPr>
        <w:t>2</w:t>
      </w:r>
      <w:r>
        <w:rPr>
          <w:color w:val="000000"/>
        </w:rPr>
        <w:t xml:space="preserve"> and uninoculated plants grown under elevated CO</w:t>
      </w:r>
      <w:r>
        <w:rPr>
          <w:color w:val="000000"/>
          <w:vertAlign w:val="subscript"/>
        </w:rPr>
        <w:t>2</w:t>
      </w:r>
      <w:r>
        <w:rPr>
          <w:color w:val="000000"/>
        </w:rPr>
        <w:t xml:space="preserve">: </w:t>
      </w:r>
      <w:r>
        <w:rPr>
          <w:i/>
          <w:iCs/>
          <w:color w:val="000000"/>
        </w:rPr>
        <w:t>p</w:t>
      </w:r>
      <w:r>
        <w:rPr>
          <w:color w:val="000000"/>
        </w:rPr>
        <w:t>&gt;0.05). An interaction between CO</w:t>
      </w:r>
      <w:r>
        <w:rPr>
          <w:color w:val="000000"/>
          <w:vertAlign w:val="subscript"/>
        </w:rPr>
        <w:t>2</w:t>
      </w:r>
      <w:r>
        <w:rPr>
          <w:color w:val="000000"/>
        </w:rPr>
        <w:t xml:space="preserve"> and inoculation (</w:t>
      </w:r>
      <w:r>
        <w:rPr>
          <w:i/>
          <w:iCs/>
          <w:color w:val="000000"/>
        </w:rPr>
        <w:t>p</w:t>
      </w:r>
      <w:r>
        <w:rPr>
          <w:color w:val="000000"/>
        </w:rPr>
        <w:t xml:space="preserve">&lt;0.001; Table 3) </w:t>
      </w:r>
      <w:r w:rsidRPr="009E0A98">
        <w:rPr>
          <w:color w:val="000000"/>
        </w:rPr>
        <w:t>indicated</w:t>
      </w:r>
      <w:r>
        <w:rPr>
          <w:color w:val="000000"/>
        </w:rPr>
        <w:t xml:space="preserve"> that elevated CO</w:t>
      </w:r>
      <w:r>
        <w:rPr>
          <w:color w:val="000000"/>
          <w:vertAlign w:val="subscript"/>
        </w:rPr>
        <w:t>2</w:t>
      </w:r>
      <w:r>
        <w:rPr>
          <w:color w:val="000000"/>
        </w:rPr>
        <w:t xml:space="preserve"> decreased </w:t>
      </w:r>
      <w:r w:rsidRPr="00AD4FAC">
        <w:rPr>
          <w:i/>
          <w:iCs/>
          <w:color w:val="000000"/>
          <w:lang w:val="el-GR"/>
        </w:rPr>
        <w:t>χ</w:t>
      </w:r>
      <w:r>
        <w:rPr>
          <w:color w:val="000000"/>
        </w:rPr>
        <w:t xml:space="preserve"> in uninoculated plants (Tukey test of the CO</w:t>
      </w:r>
      <w:r>
        <w:rPr>
          <w:color w:val="000000"/>
          <w:vertAlign w:val="subscript"/>
        </w:rPr>
        <w:t>2</w:t>
      </w:r>
      <w:r>
        <w:rPr>
          <w:color w:val="000000"/>
        </w:rPr>
        <w:t xml:space="preserve"> effect in uninoculated plants: </w:t>
      </w:r>
      <w:r>
        <w:rPr>
          <w:i/>
          <w:iCs/>
          <w:color w:val="000000"/>
        </w:rPr>
        <w:t>p</w:t>
      </w:r>
      <w:r>
        <w:rPr>
          <w:color w:val="000000"/>
        </w:rPr>
        <w:t xml:space="preserve">&lt;0.001) and increased </w:t>
      </w:r>
      <w:r w:rsidRPr="00AD4FAC">
        <w:rPr>
          <w:i/>
          <w:iCs/>
          <w:color w:val="000000"/>
          <w:lang w:val="el-GR"/>
        </w:rPr>
        <w:t>χ</w:t>
      </w:r>
      <w:r>
        <w:rPr>
          <w:color w:val="000000"/>
        </w:rPr>
        <w:t xml:space="preserve"> in inoculated plants (Tukey test of the CO</w:t>
      </w:r>
      <w:r>
        <w:rPr>
          <w:color w:val="000000"/>
          <w:vertAlign w:val="subscript"/>
        </w:rPr>
        <w:t>2</w:t>
      </w:r>
      <w:r>
        <w:rPr>
          <w:color w:val="000000"/>
        </w:rPr>
        <w:t xml:space="preserve"> effect in inoculated plants: </w:t>
      </w:r>
      <w:r>
        <w:rPr>
          <w:i/>
          <w:iCs/>
          <w:color w:val="000000"/>
        </w:rPr>
        <w:t>p</w:t>
      </w:r>
      <w:r>
        <w:rPr>
          <w:color w:val="000000"/>
        </w:rPr>
        <w:t>&lt;0.001).</w:t>
      </w:r>
    </w:p>
    <w:p w14:paraId="379E799C" w14:textId="77777777" w:rsidR="00CD6679" w:rsidRDefault="00CD6679" w:rsidP="005C6DC1">
      <w:pPr>
        <w:spacing w:line="360" w:lineRule="auto"/>
        <w:rPr>
          <w:b/>
          <w:bCs/>
        </w:rPr>
      </w:pPr>
    </w:p>
    <w:p w14:paraId="23D32B36" w14:textId="6C0CF778" w:rsidR="00B81848" w:rsidRDefault="00B81848" w:rsidP="005C6DC1">
      <w:pPr>
        <w:spacing w:line="360" w:lineRule="auto"/>
        <w:rPr>
          <w:bCs/>
        </w:rPr>
      </w:pPr>
      <w:r>
        <w:rPr>
          <w:bCs/>
          <w:i/>
          <w:iCs/>
        </w:rPr>
        <w:t>Components of carbon costs to acquire nitrogen</w:t>
      </w:r>
    </w:p>
    <w:p w14:paraId="05794C6F" w14:textId="74CD757C" w:rsidR="006554F2" w:rsidRDefault="006554F2" w:rsidP="009E6498">
      <w:pPr>
        <w:spacing w:line="360" w:lineRule="auto"/>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Pr>
          <w:bCs/>
        </w:rPr>
        <w:t>by 100% (</w:t>
      </w:r>
      <w:r>
        <w:rPr>
          <w:bCs/>
          <w:i/>
          <w:iCs/>
        </w:rPr>
        <w:t>p</w:t>
      </w:r>
      <w:r>
        <w:rPr>
          <w:bCs/>
        </w:rPr>
        <w:t xml:space="preserve">&lt;0.001; Table S3), a pattern that was not modified by </w:t>
      </w:r>
      <w:ins w:id="0" w:author="Perkowski, Evan A" w:date="2023-11-13T15:52:00Z">
        <w:r w:rsidR="0042342A">
          <w:rPr>
            <w:bCs/>
          </w:rPr>
          <w:t xml:space="preserve">nitrogen </w:t>
        </w:r>
      </w:ins>
      <w:r>
        <w:rPr>
          <w:bCs/>
        </w:rPr>
        <w:t>fertilization (CO</w:t>
      </w:r>
      <w:r>
        <w:rPr>
          <w:bCs/>
          <w:vertAlign w:val="subscript"/>
        </w:rPr>
        <w:t>2</w:t>
      </w:r>
      <w:r>
        <w:rPr>
          <w:bCs/>
        </w:rPr>
        <w:t>-by-</w:t>
      </w:r>
      <w:ins w:id="1" w:author="Perkowski, Evan A" w:date="2023-11-13T15:52:00Z">
        <w:r w:rsidR="0042342A">
          <w:rPr>
            <w:bCs/>
          </w:rPr>
          <w:t xml:space="preserve">nitrogen </w:t>
        </w:r>
      </w:ins>
      <w:r>
        <w:rPr>
          <w:bCs/>
        </w:rPr>
        <w:t xml:space="preserve">fertilization interaction: </w:t>
      </w:r>
      <w:r>
        <w:rPr>
          <w:bCs/>
          <w:i/>
          <w:iCs/>
        </w:rPr>
        <w:t>p</w:t>
      </w:r>
      <w:r>
        <w:rPr>
          <w:bCs/>
        </w:rPr>
        <w:t>&gt;0.05; Table S3). An interaction between CO</w:t>
      </w:r>
      <w:r>
        <w:rPr>
          <w:bCs/>
          <w:vertAlign w:val="subscript"/>
        </w:rPr>
        <w:t>2</w:t>
      </w:r>
      <w:r>
        <w:rPr>
          <w:bCs/>
        </w:rPr>
        <w:t xml:space="preserve"> and inoculation (</w:t>
      </w:r>
      <w:r>
        <w:rPr>
          <w:bCs/>
          <w:i/>
          <w:iCs/>
        </w:rPr>
        <w:t>p</w:t>
      </w:r>
      <w:r>
        <w:rPr>
          <w:bCs/>
        </w:rPr>
        <w:t xml:space="preserve">&lt;0.05; Table S3) indicated that </w:t>
      </w:r>
      <w:r w:rsidR="00912205">
        <w:rPr>
          <w:bCs/>
        </w:rPr>
        <w:t xml:space="preserve">the </w:t>
      </w:r>
      <w:r>
        <w:rPr>
          <w:bCs/>
        </w:rPr>
        <w:t xml:space="preserve">positive effect of inoculation on </w:t>
      </w:r>
      <w:proofErr w:type="spellStart"/>
      <w:r>
        <w:rPr>
          <w:bCs/>
          <w:i/>
          <w:iCs/>
        </w:rPr>
        <w:t>C</w:t>
      </w:r>
      <w:r>
        <w:rPr>
          <w:bCs/>
          <w:vertAlign w:val="subscript"/>
        </w:rPr>
        <w:t>bg</w:t>
      </w:r>
      <w:proofErr w:type="spellEnd"/>
      <w:r>
        <w:rPr>
          <w:bCs/>
        </w:rPr>
        <w:t xml:space="preserve"> (</w:t>
      </w:r>
      <w:r>
        <w:rPr>
          <w:bCs/>
          <w:i/>
          <w:iCs/>
        </w:rPr>
        <w:t>p</w:t>
      </w:r>
      <w:r>
        <w:rPr>
          <w:bCs/>
        </w:rPr>
        <w:t>&lt;0.001; Table S3) w</w:t>
      </w:r>
      <w:r w:rsidR="00912205">
        <w:rPr>
          <w:bCs/>
        </w:rPr>
        <w:t>as</w:t>
      </w:r>
      <w:r>
        <w:rPr>
          <w:bCs/>
        </w:rPr>
        <w:t xml:space="preserve"> only apparent under ambient CO</w:t>
      </w:r>
      <w:r>
        <w:rPr>
          <w:bCs/>
          <w:vertAlign w:val="subscript"/>
        </w:rPr>
        <w:t>2</w:t>
      </w:r>
      <w:r>
        <w:rPr>
          <w:bCs/>
        </w:rPr>
        <w:t xml:space="preserve"> (Tukey test of the inoculation effect under ambient CO</w:t>
      </w:r>
      <w:r>
        <w:rPr>
          <w:bCs/>
          <w:vertAlign w:val="subscript"/>
        </w:rPr>
        <w:t>2</w:t>
      </w:r>
      <w:r>
        <w:rPr>
          <w:bCs/>
        </w:rPr>
        <w:t xml:space="preserve">: </w:t>
      </w:r>
      <w:r>
        <w:rPr>
          <w:bCs/>
          <w:i/>
          <w:iCs/>
        </w:rPr>
        <w:t>p</w:t>
      </w:r>
      <w:r>
        <w:rPr>
          <w:bCs/>
        </w:rPr>
        <w:t xml:space="preserve">&lt;0.001), as there was no effect of inoculation on </w:t>
      </w:r>
      <w:proofErr w:type="spellStart"/>
      <w:r>
        <w:rPr>
          <w:bCs/>
          <w:i/>
          <w:iCs/>
        </w:rPr>
        <w:t>C</w:t>
      </w:r>
      <w:r>
        <w:rPr>
          <w:bCs/>
          <w:vertAlign w:val="subscript"/>
        </w:rPr>
        <w:t>bg</w:t>
      </w:r>
      <w:proofErr w:type="spellEnd"/>
      <w:r>
        <w:rPr>
          <w:bCs/>
        </w:rPr>
        <w:t xml:space="preserve"> under elevated CO</w:t>
      </w:r>
      <w:r>
        <w:rPr>
          <w:bCs/>
          <w:vertAlign w:val="subscript"/>
        </w:rPr>
        <w:t>2</w:t>
      </w:r>
      <w:r>
        <w:rPr>
          <w:bCs/>
        </w:rPr>
        <w:t xml:space="preserve"> (Tukey test of the inoculation effect under elevated CO</w:t>
      </w:r>
      <w:r>
        <w:rPr>
          <w:bCs/>
          <w:vertAlign w:val="subscript"/>
        </w:rPr>
        <w:t>2</w:t>
      </w:r>
      <w:r>
        <w:rPr>
          <w:bCs/>
        </w:rPr>
        <w:t xml:space="preserve">: </w:t>
      </w:r>
      <w:r>
        <w:rPr>
          <w:bCs/>
          <w:i/>
          <w:iCs/>
        </w:rPr>
        <w:t>p</w:t>
      </w:r>
      <w:r>
        <w:rPr>
          <w:bCs/>
        </w:rPr>
        <w:t xml:space="preserve">&gt;0.05). An interaction between </w:t>
      </w:r>
      <w:r w:rsidR="00BA37CE">
        <w:rPr>
          <w:bCs/>
        </w:rPr>
        <w:t xml:space="preserve">nitrogen </w:t>
      </w:r>
      <w:r>
        <w:rPr>
          <w:bCs/>
        </w:rPr>
        <w:t>fertilization and inoculation (</w:t>
      </w:r>
      <w:r>
        <w:rPr>
          <w:bCs/>
          <w:i/>
          <w:iCs/>
        </w:rPr>
        <w:t>p</w:t>
      </w:r>
      <w:r>
        <w:rPr>
          <w:bCs/>
        </w:rPr>
        <w:t xml:space="preserve">&lt;0.001; Table S3) indicated that </w:t>
      </w:r>
      <w:r w:rsidR="00912205">
        <w:rPr>
          <w:bCs/>
        </w:rPr>
        <w:t xml:space="preserve">the </w:t>
      </w:r>
      <w:r>
        <w:rPr>
          <w:bCs/>
        </w:rPr>
        <w:t xml:space="preserve">positive effect of increasing </w:t>
      </w:r>
      <w:r w:rsidR="00BA37CE">
        <w:rPr>
          <w:bCs/>
        </w:rPr>
        <w:t xml:space="preserve">nitrogen </w:t>
      </w:r>
      <w:r>
        <w:rPr>
          <w:bCs/>
        </w:rPr>
        <w:t xml:space="preserve">fertilization on </w:t>
      </w:r>
      <w:proofErr w:type="spellStart"/>
      <w:r>
        <w:rPr>
          <w:bCs/>
          <w:i/>
          <w:iCs/>
        </w:rPr>
        <w:t>C</w:t>
      </w:r>
      <w:r>
        <w:rPr>
          <w:bCs/>
          <w:vertAlign w:val="subscript"/>
        </w:rPr>
        <w:t>bg</w:t>
      </w:r>
      <w:proofErr w:type="spellEnd"/>
      <w:r>
        <w:rPr>
          <w:bCs/>
        </w:rPr>
        <w:t xml:space="preserve"> (</w:t>
      </w:r>
      <w:r>
        <w:rPr>
          <w:bCs/>
          <w:i/>
          <w:iCs/>
        </w:rPr>
        <w:t>p</w:t>
      </w:r>
      <w:r>
        <w:rPr>
          <w:bCs/>
        </w:rPr>
        <w:t>&lt;0.001; Table S3) w</w:t>
      </w:r>
      <w:r w:rsidR="00912205">
        <w:rPr>
          <w:bCs/>
        </w:rPr>
        <w:t>as</w:t>
      </w:r>
      <w:r>
        <w:rPr>
          <w:bCs/>
        </w:rPr>
        <w:t xml:space="preserve"> stronger in uninoculated plants than inoculated plants (Tukey test comparing the fertilization-</w:t>
      </w:r>
      <w:proofErr w:type="spellStart"/>
      <w:r>
        <w:rPr>
          <w:bCs/>
          <w:i/>
          <w:iCs/>
        </w:rPr>
        <w:t>C</w:t>
      </w:r>
      <w:r>
        <w:rPr>
          <w:bCs/>
          <w:vertAlign w:val="subscript"/>
        </w:rPr>
        <w:t>bg</w:t>
      </w:r>
      <w:proofErr w:type="spellEnd"/>
      <w:r>
        <w:rPr>
          <w:bCs/>
        </w:rPr>
        <w:t xml:space="preserve"> slope between inoculation treatments: </w:t>
      </w:r>
      <w:r>
        <w:rPr>
          <w:bCs/>
          <w:i/>
          <w:iCs/>
        </w:rPr>
        <w:t>p</w:t>
      </w:r>
      <w:r>
        <w:rPr>
          <w:bCs/>
        </w:rPr>
        <w:t>&lt;0.001).</w:t>
      </w:r>
    </w:p>
    <w:p w14:paraId="5BF7ED6E" w14:textId="7D6048A0" w:rsidR="009E6498" w:rsidRDefault="009E6498" w:rsidP="006554F2">
      <w:pPr>
        <w:spacing w:line="360" w:lineRule="auto"/>
        <w:ind w:firstLine="720"/>
        <w:rPr>
          <w:bCs/>
        </w:rPr>
      </w:pPr>
      <w:r>
        <w:rPr>
          <w:bCs/>
        </w:rPr>
        <w:lastRenderedPageBreak/>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 xml:space="preserve">&lt;0.001; Table S3), a pattern that was enhanced with increasing </w:t>
      </w:r>
      <w:r w:rsidR="00BA37CE">
        <w:rPr>
          <w:bCs/>
        </w:rPr>
        <w:t xml:space="preserve">nitrogen </w:t>
      </w:r>
      <w:r>
        <w:rPr>
          <w:bCs/>
        </w:rPr>
        <w:t>fertilization (CO</w:t>
      </w:r>
      <w:r>
        <w:rPr>
          <w:bCs/>
          <w:vertAlign w:val="subscript"/>
        </w:rPr>
        <w:t>2</w:t>
      </w:r>
      <w:r>
        <w:rPr>
          <w:bCs/>
        </w:rPr>
        <w:t xml:space="preserve">-by-fertilization interaction: </w:t>
      </w:r>
      <w:r>
        <w:rPr>
          <w:bCs/>
          <w:i/>
          <w:iCs/>
        </w:rPr>
        <w:t>p</w:t>
      </w:r>
      <w:r>
        <w:rPr>
          <w:bCs/>
        </w:rPr>
        <w:t>&lt;0.05; Table S3)</w:t>
      </w:r>
      <w:r w:rsidR="006554F2">
        <w:rPr>
          <w:bCs/>
        </w:rPr>
        <w:t xml:space="preserve">. Inoculation did not modify </w:t>
      </w:r>
      <w:r w:rsidR="00912205">
        <w:rPr>
          <w:bCs/>
        </w:rPr>
        <w:t xml:space="preserve">the </w:t>
      </w:r>
      <w:r w:rsidR="006554F2">
        <w:rPr>
          <w:bCs/>
        </w:rPr>
        <w:t>effect of elevated CO</w:t>
      </w:r>
      <w:r w:rsidR="006554F2">
        <w:rPr>
          <w:bCs/>
          <w:vertAlign w:val="subscript"/>
        </w:rPr>
        <w:t>2</w:t>
      </w:r>
      <w:r w:rsidR="006554F2">
        <w:rPr>
          <w:bCs/>
        </w:rPr>
        <w:t xml:space="preserve"> on </w:t>
      </w:r>
      <w:proofErr w:type="spellStart"/>
      <w:r w:rsidR="006554F2">
        <w:rPr>
          <w:bCs/>
          <w:i/>
          <w:iCs/>
        </w:rPr>
        <w:t>N</w:t>
      </w:r>
      <w:r w:rsidR="006554F2">
        <w:rPr>
          <w:bCs/>
          <w:vertAlign w:val="subscript"/>
        </w:rPr>
        <w:t>wp</w:t>
      </w:r>
      <w:proofErr w:type="spellEnd"/>
      <w:r w:rsidR="006554F2" w:rsidRPr="006554F2">
        <w:rPr>
          <w:bCs/>
        </w:rPr>
        <w:t xml:space="preserve"> </w:t>
      </w:r>
      <w:r>
        <w:rPr>
          <w:bCs/>
        </w:rPr>
        <w:t>(CO</w:t>
      </w:r>
      <w:r>
        <w:rPr>
          <w:bCs/>
          <w:vertAlign w:val="subscript"/>
        </w:rPr>
        <w:t>2</w:t>
      </w:r>
      <w:r>
        <w:rPr>
          <w:bCs/>
        </w:rPr>
        <w:t xml:space="preserve">-by-inoculation interaction: </w:t>
      </w:r>
      <w:r>
        <w:rPr>
          <w:bCs/>
          <w:i/>
          <w:iCs/>
        </w:rPr>
        <w:t>p</w:t>
      </w:r>
      <w:r>
        <w:rPr>
          <w:bCs/>
        </w:rPr>
        <w:t xml:space="preserve">&gt;0.05; Table S3). An interaction between </w:t>
      </w:r>
      <w:r w:rsidR="00BA37CE">
        <w:rPr>
          <w:bCs/>
        </w:rPr>
        <w:t xml:space="preserve">nitrogen </w:t>
      </w:r>
      <w:r>
        <w:rPr>
          <w:bCs/>
        </w:rPr>
        <w:t>fertilization and inoculation (</w:t>
      </w:r>
      <w:r>
        <w:rPr>
          <w:bCs/>
          <w:i/>
          <w:iCs/>
        </w:rPr>
        <w:t>p</w:t>
      </w:r>
      <w:r>
        <w:rPr>
          <w:bCs/>
        </w:rPr>
        <w:t xml:space="preserve">&lt;0.001; Table S3) indicated that </w:t>
      </w:r>
      <w:r w:rsidR="00912205">
        <w:rPr>
          <w:bCs/>
        </w:rPr>
        <w:t xml:space="preserve">the </w:t>
      </w:r>
      <w:r>
        <w:rPr>
          <w:bCs/>
        </w:rPr>
        <w:t xml:space="preserve">positive effect of increasing </w:t>
      </w:r>
      <w:r w:rsidR="0042342A">
        <w:rPr>
          <w:bCs/>
        </w:rPr>
        <w:t xml:space="preserve">nitrogen </w:t>
      </w:r>
      <w:r>
        <w:rPr>
          <w:bCs/>
        </w:rPr>
        <w:t xml:space="preserve">fertilization on </w:t>
      </w:r>
      <w:proofErr w:type="spellStart"/>
      <w:r>
        <w:rPr>
          <w:bCs/>
          <w:i/>
          <w:iCs/>
        </w:rPr>
        <w:t>N</w:t>
      </w:r>
      <w:r>
        <w:rPr>
          <w:bCs/>
          <w:vertAlign w:val="subscript"/>
        </w:rPr>
        <w:t>wp</w:t>
      </w:r>
      <w:proofErr w:type="spellEnd"/>
      <w:r>
        <w:rPr>
          <w:bCs/>
        </w:rPr>
        <w:t xml:space="preserve"> (</w:t>
      </w:r>
      <w:r>
        <w:rPr>
          <w:bCs/>
          <w:i/>
          <w:iCs/>
        </w:rPr>
        <w:t>p</w:t>
      </w:r>
      <w:r>
        <w:rPr>
          <w:bCs/>
        </w:rPr>
        <w:t>&lt;0.001; Table S3) w</w:t>
      </w:r>
      <w:r w:rsidR="006B26AF">
        <w:rPr>
          <w:bCs/>
        </w:rPr>
        <w:t>ere</w:t>
      </w:r>
      <w:r>
        <w:rPr>
          <w:bCs/>
        </w:rPr>
        <w:t xml:space="preserve"> stronger in uninoculated plants</w:t>
      </w:r>
      <w:r w:rsidR="00992774">
        <w:rPr>
          <w:bCs/>
        </w:rPr>
        <w:t xml:space="preserve"> than inoculated plants</w:t>
      </w:r>
      <w:r>
        <w:rPr>
          <w:bCs/>
        </w:rPr>
        <w:t xml:space="preserve"> (Tukey</w:t>
      </w:r>
      <w:r w:rsidR="00992774">
        <w:rPr>
          <w:bCs/>
        </w:rPr>
        <w:t xml:space="preserve"> test comparing the fertilization-</w:t>
      </w:r>
      <w:proofErr w:type="spellStart"/>
      <w:r w:rsidR="00992774">
        <w:rPr>
          <w:bCs/>
          <w:i/>
          <w:iCs/>
        </w:rPr>
        <w:t>N</w:t>
      </w:r>
      <w:r w:rsidR="00992774">
        <w:rPr>
          <w:bCs/>
          <w:vertAlign w:val="subscript"/>
        </w:rPr>
        <w:t>wp</w:t>
      </w:r>
      <w:proofErr w:type="spellEnd"/>
      <w:r w:rsidR="00992774">
        <w:rPr>
          <w:bCs/>
        </w:rPr>
        <w:t xml:space="preserve"> slope between inoculation treatments</w:t>
      </w:r>
      <w:r>
        <w:rPr>
          <w:bCs/>
        </w:rPr>
        <w:t xml:space="preserve">: </w:t>
      </w:r>
      <w:r>
        <w:rPr>
          <w:bCs/>
          <w:i/>
          <w:iCs/>
        </w:rPr>
        <w:t>p</w:t>
      </w:r>
      <w:r>
        <w:rPr>
          <w:bCs/>
        </w:rPr>
        <w:t>&lt;0.001).</w:t>
      </w:r>
    </w:p>
    <w:p w14:paraId="2850FE18" w14:textId="77777777" w:rsidR="00B81848" w:rsidRPr="009E6498" w:rsidRDefault="00B81848" w:rsidP="009E6498">
      <w:pPr>
        <w:rPr>
          <w:bCs/>
        </w:rPr>
      </w:pPr>
    </w:p>
    <w:p w14:paraId="566BED0E" w14:textId="772D84EA" w:rsidR="005C6DC1" w:rsidRPr="000E7383" w:rsidRDefault="005C6DC1" w:rsidP="005C6DC1">
      <w:pPr>
        <w:spacing w:line="360" w:lineRule="auto"/>
        <w:rPr>
          <w:bCs/>
        </w:rPr>
      </w:pPr>
      <w:r w:rsidRPr="000E7383">
        <w:rPr>
          <w:bCs/>
          <w:i/>
          <w:iCs/>
        </w:rPr>
        <w:t>Nitrogen fixation</w:t>
      </w:r>
    </w:p>
    <w:p w14:paraId="33BD3DB0" w14:textId="6B697D89" w:rsidR="00992774" w:rsidRDefault="005C6DC1" w:rsidP="00FC634E">
      <w:pPr>
        <w:spacing w:line="360" w:lineRule="auto"/>
        <w:rPr>
          <w:bCs/>
        </w:rPr>
      </w:pPr>
      <w:r>
        <w:rPr>
          <w:bCs/>
        </w:rPr>
        <w:t xml:space="preserve">Nodule biomass </w:t>
      </w:r>
      <w:r w:rsidR="00634C03">
        <w:rPr>
          <w:bCs/>
        </w:rPr>
        <w:t>increased</w:t>
      </w:r>
      <w:r>
        <w:rPr>
          <w:bCs/>
        </w:rPr>
        <w:t xml:space="preserve"> by 30% under eCO</w:t>
      </w:r>
      <w:r>
        <w:rPr>
          <w:bCs/>
          <w:vertAlign w:val="subscript"/>
        </w:rPr>
        <w:t>2</w:t>
      </w:r>
      <w:r>
        <w:rPr>
          <w:bCs/>
        </w:rPr>
        <w:t xml:space="preserve"> (</w:t>
      </w:r>
      <w:r w:rsidRPr="00E4133D">
        <w:rPr>
          <w:bCs/>
          <w:i/>
          <w:iCs/>
        </w:rPr>
        <w:t>p</w:t>
      </w:r>
      <w:r>
        <w:rPr>
          <w:bCs/>
        </w:rPr>
        <w:t xml:space="preserve">&lt;0.001; Table </w:t>
      </w:r>
      <w:r w:rsidR="00FC634E">
        <w:rPr>
          <w:bCs/>
        </w:rPr>
        <w:t>S</w:t>
      </w:r>
      <w:r w:rsidR="00B81848">
        <w:rPr>
          <w:bCs/>
        </w:rPr>
        <w:t>4</w:t>
      </w:r>
      <w:r>
        <w:rPr>
          <w:bCs/>
        </w:rPr>
        <w:t xml:space="preserve">), a pattern that was </w:t>
      </w:r>
      <w:r w:rsidR="00992774">
        <w:rPr>
          <w:bCs/>
        </w:rPr>
        <w:t xml:space="preserve">not </w:t>
      </w:r>
      <w:r>
        <w:rPr>
          <w:bCs/>
        </w:rPr>
        <w:t xml:space="preserve">modified </w:t>
      </w:r>
      <w:r w:rsidR="009E6498">
        <w:rPr>
          <w:bCs/>
        </w:rPr>
        <w:t xml:space="preserve">by </w:t>
      </w:r>
      <w:r w:rsidR="00BA37CE">
        <w:rPr>
          <w:bCs/>
        </w:rPr>
        <w:t xml:space="preserve">nitrogen </w:t>
      </w:r>
      <w:r w:rsidR="009E6498">
        <w:rPr>
          <w:bCs/>
        </w:rPr>
        <w:t>fertilization</w:t>
      </w:r>
      <w:r>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Pr>
          <w:bCs/>
        </w:rPr>
        <w:t xml:space="preserve">; Table </w:t>
      </w:r>
      <w:r w:rsidR="00FC634E">
        <w:rPr>
          <w:bCs/>
        </w:rPr>
        <w:t>S</w:t>
      </w:r>
      <w:r w:rsidR="00B81848">
        <w:rPr>
          <w:bCs/>
        </w:rPr>
        <w:t>4</w:t>
      </w:r>
      <w:r w:rsidR="00992774">
        <w:rPr>
          <w:bCs/>
        </w:rPr>
        <w:t>; Fig. S6a</w:t>
      </w:r>
      <w:r>
        <w:rPr>
          <w:bCs/>
        </w:rPr>
        <w:t>)</w:t>
      </w:r>
      <w:r w:rsidR="00992774">
        <w:rPr>
          <w:bCs/>
        </w:rPr>
        <w:t xml:space="preserve"> or</w:t>
      </w:r>
      <w:r>
        <w:rPr>
          <w:bCs/>
        </w:rPr>
        <w:t xml:space="preserve"> inoculation (</w:t>
      </w:r>
      <w:r w:rsidR="00992774">
        <w:rPr>
          <w:bCs/>
        </w:rPr>
        <w:t>CO</w:t>
      </w:r>
      <w:r w:rsidR="00992774">
        <w:rPr>
          <w:bCs/>
          <w:vertAlign w:val="subscript"/>
        </w:rPr>
        <w:t>2</w:t>
      </w:r>
      <w:r w:rsidR="00634C03">
        <w:rPr>
          <w:bCs/>
        </w:rPr>
        <w:t>-by-</w:t>
      </w:r>
      <w:r w:rsidR="00992774">
        <w:rPr>
          <w:bCs/>
        </w:rPr>
        <w:t>inoculation</w:t>
      </w:r>
      <w:r w:rsidR="00634C03">
        <w:rPr>
          <w:bCs/>
        </w:rPr>
        <w:t xml:space="preserve"> interaction: </w:t>
      </w:r>
      <w:r w:rsidRPr="00E4133D">
        <w:rPr>
          <w:bCs/>
          <w:i/>
          <w:iCs/>
        </w:rPr>
        <w:t>p</w:t>
      </w:r>
      <w:r w:rsidR="00864692">
        <w:rPr>
          <w:bCs/>
        </w:rPr>
        <w:t>&gt;0.05</w:t>
      </w:r>
      <w:r>
        <w:rPr>
          <w:bCs/>
        </w:rPr>
        <w:t xml:space="preserve">; Table </w:t>
      </w:r>
      <w:r w:rsidR="00FC634E">
        <w:rPr>
          <w:bCs/>
        </w:rPr>
        <w:t>S</w:t>
      </w:r>
      <w:r w:rsidR="00B81848">
        <w:rPr>
          <w:bCs/>
        </w:rPr>
        <w:t>4</w:t>
      </w:r>
      <w:r>
        <w:rPr>
          <w:bCs/>
        </w:rPr>
        <w:t xml:space="preserve">). </w:t>
      </w:r>
      <w:r w:rsidR="009E6498">
        <w:rPr>
          <w:bCs/>
        </w:rPr>
        <w:t>An</w:t>
      </w:r>
      <w:r>
        <w:rPr>
          <w:bCs/>
        </w:rPr>
        <w:t xml:space="preserve"> interaction between </w:t>
      </w:r>
      <w:r w:rsidR="00BA37CE">
        <w:rPr>
          <w:bCs/>
        </w:rPr>
        <w:t xml:space="preserve">nitrogen </w:t>
      </w:r>
      <w:r>
        <w:rPr>
          <w:bCs/>
        </w:rPr>
        <w:t>fertilization and inoculation (</w:t>
      </w:r>
      <w:r w:rsidRPr="00E4133D">
        <w:rPr>
          <w:bCs/>
          <w:i/>
          <w:iCs/>
        </w:rPr>
        <w:t>p</w:t>
      </w:r>
      <w:r>
        <w:rPr>
          <w:bCs/>
        </w:rPr>
        <w:t xml:space="preserve">&lt;0.001; Table </w:t>
      </w:r>
      <w:r w:rsidR="00FC634E">
        <w:rPr>
          <w:bCs/>
        </w:rPr>
        <w:t>S</w:t>
      </w:r>
      <w:r w:rsidR="00B81848">
        <w:rPr>
          <w:bCs/>
        </w:rPr>
        <w:t>4</w:t>
      </w:r>
      <w:r>
        <w:rPr>
          <w:bCs/>
        </w:rPr>
        <w:t xml:space="preserve">) </w:t>
      </w:r>
      <w:r w:rsidR="009E6498">
        <w:rPr>
          <w:bCs/>
        </w:rPr>
        <w:t>indicated that negative effect</w:t>
      </w:r>
      <w:r w:rsidR="006B26AF">
        <w:rPr>
          <w:bCs/>
        </w:rPr>
        <w:t>s</w:t>
      </w:r>
      <w:r w:rsidR="009E6498">
        <w:rPr>
          <w:bCs/>
        </w:rPr>
        <w:t xml:space="preserve"> of increasing </w:t>
      </w:r>
      <w:r w:rsidR="00BA37CE">
        <w:rPr>
          <w:bCs/>
        </w:rPr>
        <w:t xml:space="preserve">nitrogen </w:t>
      </w:r>
      <w:r w:rsidR="009E6498">
        <w:rPr>
          <w:bCs/>
        </w:rPr>
        <w:t>fertilization on nodule biomass</w:t>
      </w:r>
      <w:r w:rsidR="00992774">
        <w:rPr>
          <w:bCs/>
        </w:rPr>
        <w:t xml:space="preserve"> (</w:t>
      </w:r>
      <w:r w:rsidR="00992774">
        <w:rPr>
          <w:bCs/>
          <w:i/>
          <w:iCs/>
        </w:rPr>
        <w:t>p</w:t>
      </w:r>
      <w:r w:rsidR="00992774">
        <w:rPr>
          <w:bCs/>
        </w:rPr>
        <w:t>&lt;0.001; Table S4)</w:t>
      </w:r>
      <w:r w:rsidR="009E6498">
        <w:rPr>
          <w:bCs/>
        </w:rPr>
        <w:t xml:space="preserve"> w</w:t>
      </w:r>
      <w:r w:rsidR="006B26AF">
        <w:rPr>
          <w:bCs/>
        </w:rPr>
        <w:t>ere</w:t>
      </w:r>
      <w:r w:rsidR="009E6498">
        <w:rPr>
          <w:bCs/>
        </w:rPr>
        <w:t xml:space="preserve"> </w:t>
      </w:r>
      <w:r w:rsidR="00992774">
        <w:rPr>
          <w:bCs/>
        </w:rPr>
        <w:t xml:space="preserve">driven by inoculated plants (Tukey test comparing the fertilization-nodule biomass slope in inoculated plants: </w:t>
      </w:r>
      <w:r w:rsidR="00992774">
        <w:rPr>
          <w:bCs/>
          <w:i/>
          <w:iCs/>
        </w:rPr>
        <w:t>p</w:t>
      </w:r>
      <w:r w:rsidR="00992774">
        <w:rPr>
          <w:bCs/>
        </w:rPr>
        <w:t xml:space="preserve">&lt;0.001), as there was no effect of </w:t>
      </w:r>
      <w:r w:rsidR="00BA37CE">
        <w:rPr>
          <w:bCs/>
        </w:rPr>
        <w:t xml:space="preserve">nitrogen </w:t>
      </w:r>
      <w:r w:rsidR="00992774">
        <w:rPr>
          <w:bCs/>
        </w:rPr>
        <w:t xml:space="preserve">fertilization on nodule biomass in uninoculated plants (Tukey test comparing the fertilization-nodule biomass slope in uninoculated plants: </w:t>
      </w:r>
      <w:r w:rsidR="00992774">
        <w:rPr>
          <w:bCs/>
          <w:i/>
          <w:iCs/>
        </w:rPr>
        <w:t>p</w:t>
      </w:r>
      <w:r w:rsidR="00992774">
        <w:rPr>
          <w:bCs/>
        </w:rPr>
        <w:t>&gt;0.05; Fig. S6a).</w:t>
      </w:r>
    </w:p>
    <w:p w14:paraId="56BE3128" w14:textId="3E8ED3F5" w:rsidR="002E29A4" w:rsidRDefault="005C6DC1" w:rsidP="002E29A4">
      <w:pPr>
        <w:spacing w:line="360" w:lineRule="auto"/>
        <w:ind w:firstLine="720"/>
        <w:rPr>
          <w:bCs/>
        </w:rPr>
      </w:pPr>
      <w:r>
        <w:rPr>
          <w:bCs/>
        </w:rPr>
        <w:t>There was no effect of CO</w:t>
      </w:r>
      <w:r>
        <w:rPr>
          <w:bCs/>
          <w:vertAlign w:val="subscript"/>
        </w:rPr>
        <w:t>2</w:t>
      </w:r>
      <w:r>
        <w:rPr>
          <w:bCs/>
        </w:rPr>
        <w:t xml:space="preserve"> </w:t>
      </w:r>
      <w:r w:rsidR="00634C03">
        <w:rPr>
          <w:bCs/>
        </w:rPr>
        <w:t xml:space="preserve">treatment </w:t>
      </w:r>
      <w:r>
        <w:rPr>
          <w:bCs/>
        </w:rPr>
        <w:t>on nodule: root biomass (</w:t>
      </w:r>
      <w:r w:rsidRPr="00E4133D">
        <w:rPr>
          <w:bCs/>
          <w:i/>
          <w:iCs/>
        </w:rPr>
        <w:t>p</w:t>
      </w:r>
      <w:r w:rsidR="00864692">
        <w:rPr>
          <w:bCs/>
        </w:rPr>
        <w:t>&gt;0.05</w:t>
      </w:r>
      <w:r>
        <w:rPr>
          <w:bCs/>
        </w:rPr>
        <w:t xml:space="preserve">; Table </w:t>
      </w:r>
      <w:r w:rsidR="00FC634E">
        <w:rPr>
          <w:bCs/>
        </w:rPr>
        <w:t>S</w:t>
      </w:r>
      <w:r w:rsidR="00992774">
        <w:rPr>
          <w:bCs/>
        </w:rPr>
        <w:t>4</w:t>
      </w:r>
      <w:r>
        <w:rPr>
          <w:bCs/>
        </w:rPr>
        <w:t>)</w:t>
      </w:r>
      <w:r w:rsidR="00992774">
        <w:rPr>
          <w:bCs/>
        </w:rPr>
        <w:t xml:space="preserve">, a pattern that was not modified by </w:t>
      </w:r>
      <w:r w:rsidR="00BA37CE">
        <w:rPr>
          <w:bCs/>
        </w:rPr>
        <w:t xml:space="preserve">nitrogen </w:t>
      </w:r>
      <w:r w:rsidR="00992774">
        <w:rPr>
          <w:bCs/>
        </w:rPr>
        <w:t>fertilization (CO</w:t>
      </w:r>
      <w:r w:rsidR="00992774">
        <w:rPr>
          <w:bCs/>
          <w:vertAlign w:val="subscript"/>
        </w:rPr>
        <w:t>2</w:t>
      </w:r>
      <w:r w:rsidR="00992774">
        <w:rPr>
          <w:bCs/>
        </w:rPr>
        <w:t xml:space="preserve">-by-fertilization interaction: </w:t>
      </w:r>
      <w:r w:rsidR="00992774">
        <w:rPr>
          <w:bCs/>
          <w:i/>
          <w:iCs/>
        </w:rPr>
        <w:t>p</w:t>
      </w:r>
      <w:r w:rsidR="00992774">
        <w:rPr>
          <w:bCs/>
        </w:rPr>
        <w:t xml:space="preserve">&gt;0.05; Table S4). However, an </w:t>
      </w:r>
      <w:r>
        <w:rPr>
          <w:bCs/>
        </w:rPr>
        <w:t>interaction between CO</w:t>
      </w:r>
      <w:r>
        <w:rPr>
          <w:bCs/>
          <w:vertAlign w:val="subscript"/>
        </w:rPr>
        <w:t>2</w:t>
      </w:r>
      <w:r>
        <w:rPr>
          <w:bCs/>
        </w:rPr>
        <w:t xml:space="preserve"> and inoculation (</w:t>
      </w:r>
      <w:r w:rsidRPr="00E4133D">
        <w:rPr>
          <w:bCs/>
          <w:i/>
          <w:iCs/>
        </w:rPr>
        <w:t>p</w:t>
      </w:r>
      <w:r>
        <w:rPr>
          <w:bCs/>
        </w:rPr>
        <w:t xml:space="preserve">&lt;0.001; Table </w:t>
      </w:r>
      <w:r w:rsidR="00FC634E">
        <w:rPr>
          <w:bCs/>
        </w:rPr>
        <w:t>S</w:t>
      </w:r>
      <w:r w:rsidR="00B81848">
        <w:rPr>
          <w:bCs/>
        </w:rPr>
        <w:t>4</w:t>
      </w:r>
      <w:r>
        <w:rPr>
          <w:bCs/>
        </w:rPr>
        <w:t xml:space="preserve">) indicated </w:t>
      </w:r>
      <w:r w:rsidR="00992774">
        <w:rPr>
          <w:bCs/>
        </w:rPr>
        <w:t xml:space="preserve">that </w:t>
      </w:r>
      <w:r w:rsidR="00912205">
        <w:rPr>
          <w:bCs/>
        </w:rPr>
        <w:t xml:space="preserve">the </w:t>
      </w:r>
      <w:r w:rsidR="002E29A4">
        <w:rPr>
          <w:bCs/>
        </w:rPr>
        <w:t>positive effect of inoculation on nodule: root biomass (</w:t>
      </w:r>
      <w:r w:rsidR="002E29A4">
        <w:rPr>
          <w:bCs/>
          <w:i/>
          <w:iCs/>
        </w:rPr>
        <w:t>p</w:t>
      </w:r>
      <w:r w:rsidR="002E29A4">
        <w:rPr>
          <w:bCs/>
        </w:rPr>
        <w:t xml:space="preserve">&lt;0.001; Table S4) was stronger under </w:t>
      </w:r>
      <w:r>
        <w:rPr>
          <w:bCs/>
        </w:rPr>
        <w:t>a</w:t>
      </w:r>
      <w:r w:rsidR="002E29A4">
        <w:rPr>
          <w:bCs/>
        </w:rPr>
        <w:t xml:space="preserve">mbient </w:t>
      </w:r>
      <w:r>
        <w:rPr>
          <w:bCs/>
        </w:rPr>
        <w:t>CO</w:t>
      </w:r>
      <w:r>
        <w:rPr>
          <w:bCs/>
          <w:vertAlign w:val="subscript"/>
        </w:rPr>
        <w:t>2</w:t>
      </w:r>
      <w:r>
        <w:rPr>
          <w:bCs/>
        </w:rPr>
        <w:t xml:space="preserve"> (3129% increase; Tukey</w:t>
      </w:r>
      <w:r w:rsidR="002E29A4">
        <w:rPr>
          <w:bCs/>
        </w:rPr>
        <w:t xml:space="preserve"> test comparing the inoculation effect under ambient CO</w:t>
      </w:r>
      <w:r w:rsidR="002E29A4">
        <w:rPr>
          <w:bCs/>
          <w:vertAlign w:val="subscript"/>
        </w:rPr>
        <w:t>2</w:t>
      </w:r>
      <w:r>
        <w:rPr>
          <w:bCs/>
        </w:rPr>
        <w:t xml:space="preserve">: </w:t>
      </w:r>
      <w:r w:rsidRPr="00E4133D">
        <w:rPr>
          <w:bCs/>
          <w:i/>
          <w:iCs/>
        </w:rPr>
        <w:t>p</w:t>
      </w:r>
      <w:r>
        <w:rPr>
          <w:bCs/>
        </w:rPr>
        <w:t>&lt;0.001) than e</w:t>
      </w:r>
      <w:r w:rsidR="002E29A4">
        <w:rPr>
          <w:bCs/>
        </w:rPr>
        <w:t xml:space="preserve">levated </w:t>
      </w:r>
      <w:r>
        <w:rPr>
          <w:bCs/>
        </w:rPr>
        <w:t>CO</w:t>
      </w:r>
      <w:r>
        <w:rPr>
          <w:bCs/>
          <w:vertAlign w:val="subscript"/>
        </w:rPr>
        <w:t>2</w:t>
      </w:r>
      <w:r>
        <w:rPr>
          <w:bCs/>
        </w:rPr>
        <w:t xml:space="preserve"> (379% increase; Tukey</w:t>
      </w:r>
      <w:r w:rsidR="002E29A4">
        <w:rPr>
          <w:bCs/>
        </w:rPr>
        <w:t xml:space="preserve"> test comparing the inoculation effect under elevated CO</w:t>
      </w:r>
      <w:r w:rsidR="002E29A4">
        <w:rPr>
          <w:bCs/>
          <w:vertAlign w:val="subscript"/>
        </w:rPr>
        <w:t>2</w:t>
      </w:r>
      <w:r>
        <w:rPr>
          <w:bCs/>
        </w:rPr>
        <w:t xml:space="preserve">: </w:t>
      </w:r>
      <w:r w:rsidRPr="00E4133D">
        <w:rPr>
          <w:bCs/>
          <w:i/>
          <w:iCs/>
        </w:rPr>
        <w:t>p</w:t>
      </w:r>
      <w:r>
        <w:rPr>
          <w:bCs/>
        </w:rPr>
        <w:t xml:space="preserve">&lt;0.001). An interaction between </w:t>
      </w:r>
      <w:r w:rsidR="00BA37CE">
        <w:rPr>
          <w:bCs/>
        </w:rPr>
        <w:t xml:space="preserve">nitrogen </w:t>
      </w:r>
      <w:r>
        <w:rPr>
          <w:bCs/>
        </w:rPr>
        <w:t>fertilization and inoculation (</w:t>
      </w:r>
      <w:r w:rsidRPr="00E4133D">
        <w:rPr>
          <w:bCs/>
          <w:i/>
          <w:iCs/>
        </w:rPr>
        <w:t>p</w:t>
      </w:r>
      <w:r>
        <w:rPr>
          <w:bCs/>
        </w:rPr>
        <w:t xml:space="preserve">&lt;0.001; Table </w:t>
      </w:r>
      <w:r w:rsidR="00B81848">
        <w:rPr>
          <w:bCs/>
        </w:rPr>
        <w:t>S4</w:t>
      </w:r>
      <w:r>
        <w:rPr>
          <w:bCs/>
        </w:rPr>
        <w:t xml:space="preserve">) indicated that </w:t>
      </w:r>
      <w:r w:rsidR="00912205">
        <w:rPr>
          <w:bCs/>
        </w:rPr>
        <w:t xml:space="preserve">the </w:t>
      </w:r>
      <w:r>
        <w:rPr>
          <w:bCs/>
        </w:rPr>
        <w:t xml:space="preserve">negative effect of increasing </w:t>
      </w:r>
      <w:r w:rsidR="00BA37CE">
        <w:rPr>
          <w:bCs/>
        </w:rPr>
        <w:t xml:space="preserve">nitrogen </w:t>
      </w:r>
      <w:r>
        <w:rPr>
          <w:bCs/>
        </w:rPr>
        <w:t>fertilization on nodule: root biomass (</w:t>
      </w:r>
      <w:r w:rsidRPr="00E4133D">
        <w:rPr>
          <w:bCs/>
          <w:i/>
          <w:iCs/>
        </w:rPr>
        <w:t>p</w:t>
      </w:r>
      <w:r>
        <w:rPr>
          <w:bCs/>
        </w:rPr>
        <w:t xml:space="preserve">&lt;0.001; Table </w:t>
      </w:r>
      <w:r w:rsidR="00FC634E">
        <w:rPr>
          <w:bCs/>
        </w:rPr>
        <w:t>S</w:t>
      </w:r>
      <w:r w:rsidR="00B81848">
        <w:rPr>
          <w:bCs/>
        </w:rPr>
        <w:t>4</w:t>
      </w:r>
      <w:r>
        <w:rPr>
          <w:bCs/>
        </w:rPr>
        <w:t>) w</w:t>
      </w:r>
      <w:r w:rsidR="00912205">
        <w:rPr>
          <w:bCs/>
        </w:rPr>
        <w:t>as</w:t>
      </w:r>
      <w:r>
        <w:rPr>
          <w:bCs/>
        </w:rPr>
        <w:t xml:space="preserve"> stronger in inoculated pots (Tukey</w:t>
      </w:r>
      <w:r w:rsidR="002E29A4">
        <w:rPr>
          <w:bCs/>
        </w:rPr>
        <w:t xml:space="preserve"> test comparing the fertilization-nodule: root biomass slope between inoculation treatments</w:t>
      </w:r>
      <w:r>
        <w:rPr>
          <w:bCs/>
        </w:rPr>
        <w:t xml:space="preserve">: </w:t>
      </w:r>
      <w:r w:rsidRPr="00E4133D">
        <w:rPr>
          <w:bCs/>
          <w:i/>
          <w:iCs/>
        </w:rPr>
        <w:t>p</w:t>
      </w:r>
      <w:r>
        <w:rPr>
          <w:bCs/>
        </w:rPr>
        <w:t xml:space="preserve">&lt;0.001; Fig. </w:t>
      </w:r>
      <w:r w:rsidR="00FC634E">
        <w:rPr>
          <w:bCs/>
        </w:rPr>
        <w:t>S</w:t>
      </w:r>
      <w:r w:rsidR="00FB48B4">
        <w:rPr>
          <w:bCs/>
        </w:rPr>
        <w:t>6</w:t>
      </w:r>
      <w:r w:rsidR="00FC634E">
        <w:rPr>
          <w:bCs/>
        </w:rPr>
        <w:t>b</w:t>
      </w:r>
      <w:r>
        <w:rPr>
          <w:bCs/>
        </w:rPr>
        <w:t>).</w:t>
      </w:r>
    </w:p>
    <w:p w14:paraId="711497DC" w14:textId="49798A5F" w:rsidR="005C6DC1" w:rsidRPr="009E6498" w:rsidRDefault="005C6DC1" w:rsidP="002E29A4">
      <w:pPr>
        <w:spacing w:line="360" w:lineRule="auto"/>
        <w:ind w:firstLine="720"/>
        <w:rPr>
          <w:bCs/>
        </w:rPr>
      </w:pPr>
      <w:r>
        <w:rPr>
          <w:b/>
          <w:bCs/>
        </w:rPr>
        <w:br w:type="page"/>
      </w:r>
    </w:p>
    <w:p w14:paraId="1C68FD1B" w14:textId="1708BC4E"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323E9E">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0C5EC88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0 ppm N</w:t>
            </w:r>
          </w:p>
        </w:tc>
        <w:tc>
          <w:tcPr>
            <w:tcW w:w="1457" w:type="dxa"/>
            <w:tcBorders>
              <w:top w:val="single" w:sz="4" w:space="0" w:color="auto"/>
              <w:left w:val="nil"/>
              <w:bottom w:val="single" w:sz="4" w:space="0" w:color="auto"/>
              <w:right w:val="nil"/>
            </w:tcBorders>
            <w:shd w:val="clear" w:color="auto" w:fill="auto"/>
            <w:noWrap/>
            <w:vAlign w:val="center"/>
            <w:hideMark/>
          </w:tcPr>
          <w:p w14:paraId="2B40D3D7"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35 ppm N</w:t>
            </w:r>
          </w:p>
        </w:tc>
        <w:tc>
          <w:tcPr>
            <w:tcW w:w="1457" w:type="dxa"/>
            <w:tcBorders>
              <w:top w:val="single" w:sz="4" w:space="0" w:color="auto"/>
              <w:left w:val="nil"/>
              <w:bottom w:val="single" w:sz="4" w:space="0" w:color="auto"/>
              <w:right w:val="nil"/>
            </w:tcBorders>
            <w:shd w:val="clear" w:color="auto" w:fill="auto"/>
            <w:noWrap/>
            <w:vAlign w:val="center"/>
            <w:hideMark/>
          </w:tcPr>
          <w:p w14:paraId="710BBA4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70 ppm N</w:t>
            </w:r>
          </w:p>
        </w:tc>
        <w:tc>
          <w:tcPr>
            <w:tcW w:w="1457" w:type="dxa"/>
            <w:tcBorders>
              <w:top w:val="single" w:sz="4" w:space="0" w:color="auto"/>
              <w:left w:val="nil"/>
              <w:bottom w:val="single" w:sz="4" w:space="0" w:color="auto"/>
              <w:right w:val="nil"/>
            </w:tcBorders>
            <w:shd w:val="clear" w:color="auto" w:fill="auto"/>
            <w:noWrap/>
            <w:vAlign w:val="center"/>
            <w:hideMark/>
          </w:tcPr>
          <w:p w14:paraId="69F6AB41"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105 ppm N</w:t>
            </w:r>
          </w:p>
        </w:tc>
        <w:tc>
          <w:tcPr>
            <w:tcW w:w="1457" w:type="dxa"/>
            <w:tcBorders>
              <w:top w:val="single" w:sz="4" w:space="0" w:color="auto"/>
              <w:left w:val="nil"/>
              <w:bottom w:val="single" w:sz="4" w:space="0" w:color="auto"/>
              <w:right w:val="nil"/>
            </w:tcBorders>
            <w:shd w:val="clear" w:color="auto" w:fill="auto"/>
            <w:noWrap/>
            <w:vAlign w:val="center"/>
            <w:hideMark/>
          </w:tcPr>
          <w:p w14:paraId="3714D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140 ppm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38BE2DBC" w14:textId="107B78F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210 ppm N</w:t>
            </w:r>
          </w:p>
        </w:tc>
        <w:tc>
          <w:tcPr>
            <w:tcW w:w="1457" w:type="dxa"/>
            <w:tcBorders>
              <w:top w:val="single" w:sz="4" w:space="0" w:color="auto"/>
              <w:left w:val="nil"/>
              <w:bottom w:val="single" w:sz="4" w:space="0" w:color="auto"/>
              <w:right w:val="nil"/>
            </w:tcBorders>
            <w:shd w:val="clear" w:color="auto" w:fill="auto"/>
            <w:noWrap/>
            <w:vAlign w:val="center"/>
          </w:tcPr>
          <w:p w14:paraId="72ED5C5C" w14:textId="6BDBD718"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280 ppm N</w:t>
            </w:r>
          </w:p>
        </w:tc>
        <w:tc>
          <w:tcPr>
            <w:tcW w:w="1457" w:type="dxa"/>
            <w:tcBorders>
              <w:top w:val="single" w:sz="4" w:space="0" w:color="auto"/>
              <w:left w:val="nil"/>
              <w:bottom w:val="single" w:sz="4" w:space="0" w:color="auto"/>
              <w:right w:val="nil"/>
            </w:tcBorders>
            <w:shd w:val="clear" w:color="auto" w:fill="auto"/>
            <w:noWrap/>
            <w:vAlign w:val="center"/>
          </w:tcPr>
          <w:p w14:paraId="16FD382D" w14:textId="6BD7A53C"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350 ppm N</w:t>
            </w:r>
          </w:p>
        </w:tc>
        <w:tc>
          <w:tcPr>
            <w:tcW w:w="1457" w:type="dxa"/>
            <w:tcBorders>
              <w:top w:val="single" w:sz="4" w:space="0" w:color="auto"/>
              <w:left w:val="nil"/>
              <w:bottom w:val="single" w:sz="4" w:space="0" w:color="auto"/>
              <w:right w:val="nil"/>
            </w:tcBorders>
            <w:shd w:val="clear" w:color="auto" w:fill="auto"/>
            <w:noWrap/>
            <w:vAlign w:val="center"/>
          </w:tcPr>
          <w:p w14:paraId="0B60C87A" w14:textId="4AEACFD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630 ppm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147554">
          <w:footerReference w:type="even" r:id="rId6"/>
          <w:footerReference w:type="default" r:id="rId7"/>
          <w:pgSz w:w="12240" w:h="15840"/>
          <w:pgMar w:top="1440" w:right="1440" w:bottom="1440" w:left="1440" w:header="720" w:footer="720" w:gutter="0"/>
          <w:cols w:space="720"/>
          <w:docGrid w:linePitch="360"/>
        </w:sectPr>
      </w:pPr>
    </w:p>
    <w:p w14:paraId="25AA798C" w14:textId="71231D49" w:rsidR="00371160" w:rsidRPr="00371160" w:rsidRDefault="00371160" w:rsidP="00371160">
      <w:pPr>
        <w:spacing w:line="360" w:lineRule="auto"/>
        <w:rPr>
          <w:bCs/>
        </w:rPr>
      </w:pPr>
      <w:commentRangeStart w:id="2"/>
      <w:r>
        <w:rPr>
          <w:b/>
        </w:rPr>
        <w:lastRenderedPageBreak/>
        <w:t>Table S3</w:t>
      </w:r>
      <w:r w:rsidRPr="000547B6">
        <w:rPr>
          <w:bCs/>
        </w:rPr>
        <w:t xml:space="preserve"> </w:t>
      </w:r>
      <w:commentRangeEnd w:id="2"/>
      <w:r>
        <w:rPr>
          <w:rStyle w:val="CommentReference"/>
          <w:rFonts w:eastAsia="Times New Roman" w:cs="Times New Roman"/>
        </w:rPr>
        <w:commentReference w:id="2"/>
      </w:r>
      <w:r>
        <w:rPr>
          <w:bCs/>
        </w:rPr>
        <w:t>Effects of soil nitrogen fertilization, inoculation, and CO</w:t>
      </w:r>
      <w:r>
        <w:rPr>
          <w:bCs/>
          <w:vertAlign w:val="subscript"/>
        </w:rPr>
        <w:t>2</w:t>
      </w:r>
      <w:r>
        <w:rPr>
          <w:bCs/>
        </w:rPr>
        <w:t xml:space="preserve"> on </w:t>
      </w:r>
      <w:r>
        <w:rPr>
          <w:i/>
          <w:iCs/>
          <w:color w:val="000000"/>
          <w:lang w:val="el-GR"/>
        </w:rPr>
        <w:t>χ</w:t>
      </w:r>
      <w:r>
        <w:rPr>
          <w:bCs/>
          <w:vertAlign w:val="superscript"/>
        </w:rPr>
        <w:t>*</w:t>
      </w:r>
    </w:p>
    <w:tbl>
      <w:tblPr>
        <w:tblW w:w="4683" w:type="dxa"/>
        <w:jc w:val="center"/>
        <w:tblLook w:val="04A0" w:firstRow="1" w:lastRow="0" w:firstColumn="1" w:lastColumn="0" w:noHBand="0" w:noVBand="1"/>
      </w:tblPr>
      <w:tblGrid>
        <w:gridCol w:w="1975"/>
        <w:gridCol w:w="536"/>
        <w:gridCol w:w="1116"/>
        <w:gridCol w:w="1056"/>
      </w:tblGrid>
      <w:tr w:rsidR="00371160" w:rsidRPr="00151116" w14:paraId="0FB6CE77" w14:textId="77777777" w:rsidTr="00371160">
        <w:trPr>
          <w:trHeight w:val="320"/>
          <w:jc w:val="center"/>
        </w:trPr>
        <w:tc>
          <w:tcPr>
            <w:tcW w:w="1975" w:type="dxa"/>
            <w:tcBorders>
              <w:top w:val="single" w:sz="4" w:space="0" w:color="auto"/>
              <w:bottom w:val="single" w:sz="4" w:space="0" w:color="auto"/>
            </w:tcBorders>
            <w:shd w:val="clear" w:color="auto" w:fill="auto"/>
            <w:noWrap/>
            <w:vAlign w:val="center"/>
            <w:hideMark/>
          </w:tcPr>
          <w:p w14:paraId="23F32F95" w14:textId="77777777" w:rsidR="00371160" w:rsidRPr="00151116" w:rsidRDefault="00371160" w:rsidP="00E510EC">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43751DC0" w14:textId="77777777" w:rsidR="00371160" w:rsidRPr="00151116" w:rsidRDefault="00371160" w:rsidP="00E510EC">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7F03388C" w14:textId="77777777" w:rsidR="00371160" w:rsidRPr="00151116" w:rsidRDefault="00371160" w:rsidP="00E510EC">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399D3EFB" w14:textId="77777777" w:rsidR="00371160" w:rsidRPr="00151116" w:rsidRDefault="00371160" w:rsidP="00E510EC">
            <w:pPr>
              <w:spacing w:line="276" w:lineRule="auto"/>
              <w:jc w:val="right"/>
              <w:rPr>
                <w:color w:val="000000"/>
              </w:rPr>
            </w:pPr>
            <w:r w:rsidRPr="00E4133D">
              <w:rPr>
                <w:i/>
                <w:iCs/>
                <w:color w:val="000000"/>
              </w:rPr>
              <w:t>p</w:t>
            </w:r>
          </w:p>
        </w:tc>
      </w:tr>
      <w:tr w:rsidR="00371160" w:rsidRPr="00151116" w14:paraId="01512743" w14:textId="77777777" w:rsidTr="00371160">
        <w:trPr>
          <w:trHeight w:val="320"/>
          <w:jc w:val="center"/>
        </w:trPr>
        <w:tc>
          <w:tcPr>
            <w:tcW w:w="1975" w:type="dxa"/>
            <w:shd w:val="clear" w:color="auto" w:fill="auto"/>
            <w:noWrap/>
            <w:vAlign w:val="center"/>
            <w:hideMark/>
          </w:tcPr>
          <w:p w14:paraId="0DE966DD" w14:textId="77777777" w:rsidR="00371160" w:rsidRPr="00151116" w:rsidRDefault="00371160" w:rsidP="00371160">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4E1BEF32"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20B432DF" w14:textId="3BF0356F" w:rsidR="00371160" w:rsidRPr="00623BF6" w:rsidRDefault="00371160" w:rsidP="00371160">
            <w:pPr>
              <w:spacing w:line="276" w:lineRule="auto"/>
              <w:jc w:val="right"/>
              <w:rPr>
                <w:rFonts w:cs="Times New Roman"/>
                <w:color w:val="000000"/>
              </w:rPr>
            </w:pPr>
            <w:r>
              <w:rPr>
                <w:color w:val="000000"/>
              </w:rPr>
              <w:t>6.809</w:t>
            </w:r>
          </w:p>
        </w:tc>
        <w:tc>
          <w:tcPr>
            <w:tcW w:w="1056" w:type="dxa"/>
            <w:shd w:val="clear" w:color="auto" w:fill="auto"/>
            <w:noWrap/>
            <w:vAlign w:val="bottom"/>
          </w:tcPr>
          <w:p w14:paraId="3C106975" w14:textId="093EC662" w:rsidR="00371160" w:rsidRPr="00623BF6" w:rsidRDefault="00371160" w:rsidP="00371160">
            <w:pPr>
              <w:spacing w:line="276" w:lineRule="auto"/>
              <w:jc w:val="right"/>
              <w:rPr>
                <w:rFonts w:cs="Times New Roman"/>
                <w:b/>
                <w:bCs/>
                <w:color w:val="000000"/>
              </w:rPr>
            </w:pPr>
            <w:r>
              <w:rPr>
                <w:b/>
                <w:bCs/>
                <w:color w:val="000000"/>
              </w:rPr>
              <w:t>0.009</w:t>
            </w:r>
          </w:p>
        </w:tc>
      </w:tr>
      <w:tr w:rsidR="00371160" w:rsidRPr="00151116" w14:paraId="74AFF30C" w14:textId="77777777" w:rsidTr="00371160">
        <w:trPr>
          <w:trHeight w:val="320"/>
          <w:jc w:val="center"/>
        </w:trPr>
        <w:tc>
          <w:tcPr>
            <w:tcW w:w="1975" w:type="dxa"/>
            <w:shd w:val="clear" w:color="auto" w:fill="auto"/>
            <w:noWrap/>
            <w:vAlign w:val="center"/>
            <w:hideMark/>
          </w:tcPr>
          <w:p w14:paraId="215BF21C" w14:textId="77777777" w:rsidR="00371160" w:rsidRPr="00151116" w:rsidRDefault="00371160" w:rsidP="00371160">
            <w:pPr>
              <w:spacing w:line="276" w:lineRule="auto"/>
              <w:rPr>
                <w:color w:val="000000"/>
              </w:rPr>
            </w:pPr>
            <w:r>
              <w:rPr>
                <w:color w:val="000000"/>
              </w:rPr>
              <w:t>Inoculation (I)</w:t>
            </w:r>
          </w:p>
        </w:tc>
        <w:tc>
          <w:tcPr>
            <w:tcW w:w="536" w:type="dxa"/>
            <w:shd w:val="clear" w:color="auto" w:fill="auto"/>
            <w:noWrap/>
            <w:vAlign w:val="center"/>
            <w:hideMark/>
          </w:tcPr>
          <w:p w14:paraId="5F63DB90"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4EAFBEB" w14:textId="484D5606" w:rsidR="00371160" w:rsidRPr="00623BF6" w:rsidRDefault="00371160" w:rsidP="00371160">
            <w:pPr>
              <w:spacing w:line="276" w:lineRule="auto"/>
              <w:jc w:val="right"/>
              <w:rPr>
                <w:rFonts w:cs="Times New Roman"/>
                <w:color w:val="000000"/>
              </w:rPr>
            </w:pPr>
            <w:r>
              <w:rPr>
                <w:color w:val="000000"/>
              </w:rPr>
              <w:t>5.827</w:t>
            </w:r>
          </w:p>
        </w:tc>
        <w:tc>
          <w:tcPr>
            <w:tcW w:w="1056" w:type="dxa"/>
            <w:shd w:val="clear" w:color="auto" w:fill="auto"/>
            <w:noWrap/>
            <w:vAlign w:val="bottom"/>
          </w:tcPr>
          <w:p w14:paraId="15CF2504" w14:textId="59E9F567" w:rsidR="00371160" w:rsidRPr="00623BF6" w:rsidRDefault="00371160" w:rsidP="00371160">
            <w:pPr>
              <w:spacing w:line="276" w:lineRule="auto"/>
              <w:jc w:val="right"/>
              <w:rPr>
                <w:rFonts w:cs="Times New Roman"/>
                <w:b/>
                <w:bCs/>
                <w:color w:val="000000"/>
              </w:rPr>
            </w:pPr>
            <w:r>
              <w:rPr>
                <w:b/>
                <w:bCs/>
                <w:color w:val="000000"/>
              </w:rPr>
              <w:t>0.016</w:t>
            </w:r>
          </w:p>
        </w:tc>
      </w:tr>
      <w:tr w:rsidR="00371160" w:rsidRPr="00151116" w14:paraId="33714E2A" w14:textId="77777777" w:rsidTr="00371160">
        <w:trPr>
          <w:trHeight w:val="320"/>
          <w:jc w:val="center"/>
        </w:trPr>
        <w:tc>
          <w:tcPr>
            <w:tcW w:w="1975" w:type="dxa"/>
            <w:shd w:val="clear" w:color="auto" w:fill="auto"/>
            <w:noWrap/>
            <w:vAlign w:val="center"/>
            <w:hideMark/>
          </w:tcPr>
          <w:p w14:paraId="1D0C11D7" w14:textId="77777777" w:rsidR="00371160" w:rsidRPr="00151116" w:rsidRDefault="00371160" w:rsidP="00371160">
            <w:pPr>
              <w:spacing w:line="276" w:lineRule="auto"/>
              <w:rPr>
                <w:color w:val="000000"/>
              </w:rPr>
            </w:pPr>
            <w:r>
              <w:rPr>
                <w:color w:val="000000"/>
              </w:rPr>
              <w:t>N fertilization (N)</w:t>
            </w:r>
          </w:p>
        </w:tc>
        <w:tc>
          <w:tcPr>
            <w:tcW w:w="536" w:type="dxa"/>
            <w:shd w:val="clear" w:color="auto" w:fill="auto"/>
            <w:noWrap/>
            <w:vAlign w:val="center"/>
            <w:hideMark/>
          </w:tcPr>
          <w:p w14:paraId="73152FF5"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0EDDB574" w14:textId="7F78465B" w:rsidR="00371160" w:rsidRPr="00623BF6" w:rsidRDefault="00371160" w:rsidP="00371160">
            <w:pPr>
              <w:spacing w:line="276" w:lineRule="auto"/>
              <w:jc w:val="right"/>
              <w:rPr>
                <w:rFonts w:cs="Times New Roman"/>
                <w:color w:val="000000"/>
              </w:rPr>
            </w:pPr>
            <w:r>
              <w:rPr>
                <w:color w:val="000000"/>
              </w:rPr>
              <w:t>109.544</w:t>
            </w:r>
          </w:p>
        </w:tc>
        <w:tc>
          <w:tcPr>
            <w:tcW w:w="1056" w:type="dxa"/>
            <w:shd w:val="clear" w:color="auto" w:fill="auto"/>
            <w:noWrap/>
            <w:vAlign w:val="bottom"/>
          </w:tcPr>
          <w:p w14:paraId="6A86E8E6" w14:textId="44301E60" w:rsidR="00371160" w:rsidRPr="00623BF6" w:rsidRDefault="00371160" w:rsidP="00371160">
            <w:pPr>
              <w:spacing w:line="276" w:lineRule="auto"/>
              <w:jc w:val="right"/>
              <w:rPr>
                <w:rFonts w:cs="Times New Roman"/>
                <w:b/>
                <w:bCs/>
                <w:color w:val="000000"/>
              </w:rPr>
            </w:pPr>
            <w:r>
              <w:rPr>
                <w:b/>
                <w:bCs/>
                <w:color w:val="000000"/>
              </w:rPr>
              <w:t>&lt;0.001</w:t>
            </w:r>
          </w:p>
        </w:tc>
      </w:tr>
      <w:tr w:rsidR="00371160" w:rsidRPr="00151116" w14:paraId="307F6A6A" w14:textId="77777777" w:rsidTr="00371160">
        <w:trPr>
          <w:trHeight w:val="320"/>
          <w:jc w:val="center"/>
        </w:trPr>
        <w:tc>
          <w:tcPr>
            <w:tcW w:w="1975" w:type="dxa"/>
            <w:shd w:val="clear" w:color="auto" w:fill="auto"/>
            <w:noWrap/>
            <w:vAlign w:val="center"/>
            <w:hideMark/>
          </w:tcPr>
          <w:p w14:paraId="1CD05DBA"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00A87274"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593B835D" w14:textId="050A1289" w:rsidR="00371160" w:rsidRPr="00623BF6" w:rsidRDefault="00371160" w:rsidP="00371160">
            <w:pPr>
              <w:spacing w:line="276" w:lineRule="auto"/>
              <w:jc w:val="right"/>
              <w:rPr>
                <w:rFonts w:cs="Times New Roman"/>
                <w:color w:val="000000"/>
              </w:rPr>
            </w:pPr>
            <w:r>
              <w:rPr>
                <w:color w:val="000000"/>
              </w:rPr>
              <w:t>20.644</w:t>
            </w:r>
          </w:p>
        </w:tc>
        <w:tc>
          <w:tcPr>
            <w:tcW w:w="1056" w:type="dxa"/>
            <w:shd w:val="clear" w:color="auto" w:fill="auto"/>
            <w:noWrap/>
            <w:vAlign w:val="bottom"/>
          </w:tcPr>
          <w:p w14:paraId="5B2B5B9B" w14:textId="6E75B416" w:rsidR="00371160" w:rsidRPr="00623BF6" w:rsidRDefault="00371160" w:rsidP="00371160">
            <w:pPr>
              <w:spacing w:line="276" w:lineRule="auto"/>
              <w:jc w:val="right"/>
              <w:rPr>
                <w:rFonts w:cs="Times New Roman"/>
                <w:b/>
                <w:bCs/>
                <w:color w:val="000000"/>
              </w:rPr>
            </w:pPr>
            <w:r>
              <w:rPr>
                <w:b/>
                <w:bCs/>
                <w:color w:val="000000"/>
              </w:rPr>
              <w:t>&lt;0.001</w:t>
            </w:r>
          </w:p>
        </w:tc>
      </w:tr>
      <w:tr w:rsidR="00371160" w:rsidRPr="00151116" w14:paraId="5C5F05FD" w14:textId="77777777" w:rsidTr="00371160">
        <w:trPr>
          <w:trHeight w:val="320"/>
          <w:jc w:val="center"/>
        </w:trPr>
        <w:tc>
          <w:tcPr>
            <w:tcW w:w="1975" w:type="dxa"/>
            <w:shd w:val="clear" w:color="auto" w:fill="auto"/>
            <w:noWrap/>
            <w:vAlign w:val="center"/>
            <w:hideMark/>
          </w:tcPr>
          <w:p w14:paraId="232222A0"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6F971DDA"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3612A36" w14:textId="348A912D" w:rsidR="00371160" w:rsidRPr="00623BF6" w:rsidRDefault="00371160" w:rsidP="00371160">
            <w:pPr>
              <w:spacing w:line="276" w:lineRule="auto"/>
              <w:jc w:val="right"/>
              <w:rPr>
                <w:rFonts w:cs="Times New Roman"/>
                <w:color w:val="000000"/>
              </w:rPr>
            </w:pPr>
            <w:r>
              <w:rPr>
                <w:color w:val="000000"/>
              </w:rPr>
              <w:t>11.839</w:t>
            </w:r>
          </w:p>
        </w:tc>
        <w:tc>
          <w:tcPr>
            <w:tcW w:w="1056" w:type="dxa"/>
            <w:shd w:val="clear" w:color="auto" w:fill="auto"/>
            <w:noWrap/>
            <w:vAlign w:val="bottom"/>
          </w:tcPr>
          <w:p w14:paraId="119D1065" w14:textId="42F03574" w:rsidR="00371160" w:rsidRPr="00623BF6" w:rsidRDefault="00371160" w:rsidP="00371160">
            <w:pPr>
              <w:spacing w:line="276" w:lineRule="auto"/>
              <w:jc w:val="right"/>
              <w:rPr>
                <w:rFonts w:cs="Times New Roman"/>
                <w:b/>
                <w:bCs/>
                <w:i/>
                <w:iCs/>
                <w:color w:val="000000"/>
              </w:rPr>
            </w:pPr>
            <w:r w:rsidRPr="001D42A7">
              <w:rPr>
                <w:b/>
                <w:bCs/>
                <w:color w:val="000000"/>
              </w:rPr>
              <w:t>&lt;0.001</w:t>
            </w:r>
          </w:p>
        </w:tc>
      </w:tr>
      <w:tr w:rsidR="00371160" w:rsidRPr="00151116" w14:paraId="57DB0E27" w14:textId="77777777" w:rsidTr="00371160">
        <w:trPr>
          <w:trHeight w:val="320"/>
          <w:jc w:val="center"/>
        </w:trPr>
        <w:tc>
          <w:tcPr>
            <w:tcW w:w="1975" w:type="dxa"/>
            <w:shd w:val="clear" w:color="auto" w:fill="auto"/>
            <w:noWrap/>
            <w:vAlign w:val="center"/>
            <w:hideMark/>
          </w:tcPr>
          <w:p w14:paraId="4475AB87" w14:textId="77777777" w:rsidR="00371160" w:rsidRPr="00151116" w:rsidRDefault="00371160" w:rsidP="00371160">
            <w:pPr>
              <w:spacing w:line="276" w:lineRule="auto"/>
              <w:rPr>
                <w:color w:val="000000"/>
              </w:rPr>
            </w:pPr>
            <w:r>
              <w:rPr>
                <w:color w:val="000000"/>
              </w:rPr>
              <w:t>I*N</w:t>
            </w:r>
          </w:p>
        </w:tc>
        <w:tc>
          <w:tcPr>
            <w:tcW w:w="536" w:type="dxa"/>
            <w:shd w:val="clear" w:color="auto" w:fill="auto"/>
            <w:noWrap/>
            <w:vAlign w:val="center"/>
            <w:hideMark/>
          </w:tcPr>
          <w:p w14:paraId="7142341B"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3D5D663" w14:textId="143F6F45" w:rsidR="00371160" w:rsidRPr="00623BF6" w:rsidRDefault="00371160" w:rsidP="00371160">
            <w:pPr>
              <w:spacing w:line="276" w:lineRule="auto"/>
              <w:jc w:val="right"/>
              <w:rPr>
                <w:rFonts w:cs="Times New Roman"/>
                <w:color w:val="000000"/>
              </w:rPr>
            </w:pPr>
            <w:r>
              <w:rPr>
                <w:color w:val="000000"/>
              </w:rPr>
              <w:t>0.013</w:t>
            </w:r>
          </w:p>
        </w:tc>
        <w:tc>
          <w:tcPr>
            <w:tcW w:w="1056" w:type="dxa"/>
            <w:shd w:val="clear" w:color="auto" w:fill="auto"/>
            <w:noWrap/>
            <w:vAlign w:val="bottom"/>
          </w:tcPr>
          <w:p w14:paraId="0D8E6112" w14:textId="609C7285" w:rsidR="00371160" w:rsidRPr="00623BF6" w:rsidRDefault="00371160" w:rsidP="00371160">
            <w:pPr>
              <w:spacing w:line="276" w:lineRule="auto"/>
              <w:jc w:val="right"/>
              <w:rPr>
                <w:rFonts w:cs="Times New Roman"/>
                <w:b/>
                <w:bCs/>
                <w:color w:val="000000"/>
              </w:rPr>
            </w:pPr>
            <w:r w:rsidRPr="001D42A7">
              <w:rPr>
                <w:color w:val="000000"/>
              </w:rPr>
              <w:t>0.909</w:t>
            </w:r>
          </w:p>
        </w:tc>
      </w:tr>
      <w:tr w:rsidR="00371160" w:rsidRPr="00151116" w14:paraId="0A82A329" w14:textId="77777777" w:rsidTr="00371160">
        <w:trPr>
          <w:trHeight w:val="320"/>
          <w:jc w:val="center"/>
        </w:trPr>
        <w:tc>
          <w:tcPr>
            <w:tcW w:w="1975" w:type="dxa"/>
            <w:tcBorders>
              <w:bottom w:val="single" w:sz="4" w:space="0" w:color="auto"/>
            </w:tcBorders>
            <w:shd w:val="clear" w:color="auto" w:fill="auto"/>
            <w:noWrap/>
            <w:vAlign w:val="center"/>
            <w:hideMark/>
          </w:tcPr>
          <w:p w14:paraId="09BAD127"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5EF6769E" w14:textId="77777777" w:rsidR="00371160" w:rsidRPr="00151116" w:rsidRDefault="00371160" w:rsidP="00371160">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3031871B" w14:textId="6CE24AF4" w:rsidR="00371160" w:rsidRPr="00623BF6" w:rsidRDefault="00371160" w:rsidP="00371160">
            <w:pPr>
              <w:spacing w:line="276" w:lineRule="auto"/>
              <w:jc w:val="right"/>
              <w:rPr>
                <w:rFonts w:cs="Times New Roman"/>
                <w:color w:val="000000"/>
              </w:rPr>
            </w:pPr>
            <w:r>
              <w:rPr>
                <w:color w:val="000000"/>
              </w:rPr>
              <w:t>16.901</w:t>
            </w:r>
          </w:p>
        </w:tc>
        <w:tc>
          <w:tcPr>
            <w:tcW w:w="1056" w:type="dxa"/>
            <w:tcBorders>
              <w:bottom w:val="single" w:sz="4" w:space="0" w:color="auto"/>
            </w:tcBorders>
            <w:shd w:val="clear" w:color="auto" w:fill="auto"/>
            <w:noWrap/>
            <w:vAlign w:val="bottom"/>
          </w:tcPr>
          <w:p w14:paraId="7718EC60" w14:textId="40626F66" w:rsidR="00371160" w:rsidRPr="00623BF6" w:rsidRDefault="00371160" w:rsidP="00371160">
            <w:pPr>
              <w:spacing w:line="276" w:lineRule="auto"/>
              <w:jc w:val="right"/>
              <w:rPr>
                <w:rFonts w:cs="Times New Roman"/>
                <w:b/>
                <w:bCs/>
                <w:color w:val="000000"/>
              </w:rPr>
            </w:pPr>
            <w:r w:rsidRPr="001D42A7">
              <w:rPr>
                <w:b/>
                <w:bCs/>
                <w:color w:val="000000"/>
              </w:rPr>
              <w:t>&lt;0.001</w:t>
            </w:r>
          </w:p>
        </w:tc>
      </w:tr>
    </w:tbl>
    <w:p w14:paraId="0C0F412D" w14:textId="6122A268" w:rsidR="00371160" w:rsidRDefault="00371160" w:rsidP="00B81848">
      <w:pPr>
        <w:spacing w:line="360" w:lineRule="auto"/>
        <w:rPr>
          <w:b/>
        </w:rPr>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 Key: df=degrees of freedom,</w:t>
      </w:r>
      <w:r w:rsidRPr="00D545DE">
        <w:rPr>
          <w:i/>
          <w:iCs/>
          <w:color w:val="000000"/>
        </w:rPr>
        <w:t xml:space="preserve"> </w:t>
      </w:r>
      <w:r>
        <w:rPr>
          <w:i/>
          <w:iCs/>
          <w:color w:val="000000"/>
          <w:lang w:val="el-GR"/>
        </w:rPr>
        <w:t>χ</w:t>
      </w:r>
      <w:r w:rsidRPr="00E042DB">
        <w:rPr>
          <w:color w:val="000000"/>
          <w:vertAlign w:val="superscript"/>
        </w:rPr>
        <w:t>2</w:t>
      </w:r>
      <w:r>
        <w:rPr>
          <w:color w:val="000000"/>
        </w:rPr>
        <w:t>=Wald chi-square test statistic,</w:t>
      </w:r>
      <w:r>
        <w:rPr>
          <w:b/>
        </w:rPr>
        <w:t xml:space="preserve"> </w:t>
      </w:r>
      <w:r w:rsidRPr="009F0412">
        <w:rPr>
          <w:i/>
          <w:iCs/>
          <w:color w:val="000000"/>
          <w:lang w:val="el-GR"/>
        </w:rPr>
        <w:t>χ</w:t>
      </w:r>
      <w:r>
        <w:rPr>
          <w:color w:val="000000"/>
        </w:rPr>
        <w:t>=isotope-based ratio of intercellular CO</w:t>
      </w:r>
      <w:r>
        <w:rPr>
          <w:color w:val="000000"/>
          <w:vertAlign w:val="subscript"/>
        </w:rPr>
        <w:t>2</w:t>
      </w:r>
      <w:r>
        <w:rPr>
          <w:color w:val="000000"/>
        </w:rPr>
        <w:t xml:space="preserve"> to extracellular CO</w:t>
      </w:r>
      <w:r>
        <w:rPr>
          <w:color w:val="000000"/>
          <w:vertAlign w:val="subscript"/>
        </w:rPr>
        <w:t>2</w:t>
      </w:r>
      <w:r>
        <w:rPr>
          <w:color w:val="000000"/>
        </w:rPr>
        <w:t>, inversely related to water-use efficiency</w:t>
      </w:r>
    </w:p>
    <w:p w14:paraId="0E7AE082" w14:textId="08BD57A3" w:rsidR="00371160" w:rsidRDefault="00371160">
      <w:pPr>
        <w:rPr>
          <w:b/>
        </w:rPr>
      </w:pPr>
      <w:r>
        <w:rPr>
          <w:b/>
        </w:rPr>
        <w:br w:type="page"/>
      </w:r>
    </w:p>
    <w:p w14:paraId="1289D8C6" w14:textId="6ED9FEBB" w:rsidR="006B26AF" w:rsidRPr="006B26AF" w:rsidRDefault="00B81848" w:rsidP="00B81848">
      <w:pPr>
        <w:spacing w:line="360" w:lineRule="auto"/>
        <w:rPr>
          <w:bCs/>
          <w:vertAlign w:val="superscript"/>
        </w:rPr>
      </w:pPr>
      <w:r>
        <w:rPr>
          <w:b/>
        </w:rPr>
        <w:lastRenderedPageBreak/>
        <w:t>Table S</w:t>
      </w:r>
      <w:r w:rsidR="00371160">
        <w:rPr>
          <w:b/>
        </w:rPr>
        <w:t>4</w:t>
      </w:r>
      <w:r w:rsidRPr="000547B6">
        <w:rPr>
          <w:bCs/>
        </w:rPr>
        <w:t xml:space="preserve"> </w:t>
      </w:r>
      <w:r>
        <w:rPr>
          <w:bCs/>
        </w:rPr>
        <w:t>Effects of soil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Pr>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2B3CE76E" w:rsidR="006B26AF" w:rsidRPr="00BA51D1"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ins w:id="3" w:author="Perkowski, Evan A" w:date="2023-11-20T15:29:00Z">
              <w:r w:rsidR="00BA51D1">
                <w:rPr>
                  <w:b/>
                  <w:bCs/>
                  <w:color w:val="000000"/>
                  <w:vertAlign w:val="superscript"/>
                </w:rPr>
                <w:t>b</w:t>
              </w:r>
            </w:ins>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6CB349AD" w:rsidR="006B26AF" w:rsidRPr="00623BF6" w:rsidRDefault="006B26AF" w:rsidP="00B81848">
            <w:pPr>
              <w:spacing w:line="276" w:lineRule="auto"/>
              <w:jc w:val="right"/>
              <w:rPr>
                <w:rFonts w:cs="Times New Roman"/>
                <w:color w:val="000000"/>
              </w:rPr>
            </w:pPr>
            <w:r w:rsidRPr="009412FD">
              <w:rPr>
                <w:color w:val="000000"/>
              </w:rPr>
              <w:t>41.03</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3296D57A" w:rsidR="006B26AF" w:rsidRPr="00623BF6" w:rsidRDefault="006B26AF" w:rsidP="00B81848">
            <w:pPr>
              <w:spacing w:line="276" w:lineRule="auto"/>
              <w:jc w:val="right"/>
              <w:rPr>
                <w:rFonts w:cs="Times New Roman"/>
                <w:color w:val="000000"/>
              </w:rPr>
            </w:pPr>
            <w:r w:rsidRPr="009412FD">
              <w:rPr>
                <w:color w:val="000000"/>
              </w:rPr>
              <w:t>134.46</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3F0349A3"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w:t>
      </w:r>
      <w:r w:rsidR="00F07B90" w:rsidRPr="00BA51D1">
        <w:rPr>
          <w:vertAlign w:val="superscript"/>
        </w:rPr>
        <w:t>a</w:t>
      </w:r>
      <w:r w:rsidR="00F07B90">
        <w:t>” is included after trait labels to indicate if models were fit with natural-log transformed response variables, while a superscript “</w:t>
      </w:r>
      <w:r w:rsidR="00F07B90" w:rsidRPr="00BA51D1">
        <w:rPr>
          <w:vertAlign w:val="superscript"/>
        </w:rPr>
        <w:t>b</w:t>
      </w:r>
      <w:r w:rsidR="00F07B90">
        <w:t>” is included if models were fit with square-</w:t>
      </w:r>
      <w:proofErr w:type="spellStart"/>
      <w:r w:rsidR="00F07B90">
        <w:t>root</w:t>
      </w:r>
      <w:proofErr w:type="spellEnd"/>
      <w:r w:rsidR="00F07B90">
        <w:t xml:space="preserve"> transformed response variables. </w:t>
      </w:r>
      <w:r>
        <w:rPr>
          <w:i/>
          <w:iCs/>
        </w:rPr>
        <w:t>P</w:t>
      </w:r>
      <w:r>
        <w:t>-values less than 0.05 are in bold. Key: df=degrees of freedom.</w:t>
      </w:r>
    </w:p>
    <w:p w14:paraId="44474771" w14:textId="42E884F6" w:rsidR="00B81848" w:rsidRDefault="00B81848">
      <w:pPr>
        <w:rPr>
          <w:b/>
        </w:rPr>
      </w:pPr>
      <w:r>
        <w:rPr>
          <w:b/>
        </w:rPr>
        <w:br w:type="page"/>
      </w:r>
    </w:p>
    <w:p w14:paraId="6C8FC88C" w14:textId="113343DA" w:rsidR="005C6DC1" w:rsidRPr="00BA14BF" w:rsidRDefault="005C6DC1" w:rsidP="005C6DC1">
      <w:pPr>
        <w:spacing w:line="360" w:lineRule="auto"/>
        <w:rPr>
          <w:b/>
        </w:rPr>
      </w:pPr>
      <w:r>
        <w:rPr>
          <w:b/>
        </w:rPr>
        <w:lastRenderedPageBreak/>
        <w:t xml:space="preserve">Table </w:t>
      </w:r>
      <w:r w:rsidR="00FC634E">
        <w:rPr>
          <w:b/>
        </w:rPr>
        <w:t>S</w:t>
      </w:r>
      <w:r w:rsidR="00B81848">
        <w:rPr>
          <w:b/>
        </w:rPr>
        <w:t>4</w:t>
      </w:r>
      <w:r w:rsidRPr="000547B6">
        <w:rPr>
          <w:bCs/>
        </w:rPr>
        <w:t xml:space="preserve"> </w:t>
      </w:r>
      <w:r>
        <w:rPr>
          <w:bCs/>
        </w:rPr>
        <w:t>Effects of soil nitrogen fertilization, inoculation, and CO</w:t>
      </w:r>
      <w:r>
        <w:rPr>
          <w:bCs/>
          <w:vertAlign w:val="subscript"/>
        </w:rPr>
        <w:t>2</w:t>
      </w:r>
      <w:r>
        <w:rPr>
          <w:bCs/>
        </w:rPr>
        <w:t xml:space="preserve"> on</w:t>
      </w:r>
      <w:r w:rsidR="00912205">
        <w:rPr>
          <w:bCs/>
        </w:rPr>
        <w:t xml:space="preserve"> root nodule biomass, root biomass, and</w:t>
      </w:r>
      <w:r>
        <w:rPr>
          <w:bCs/>
        </w:rPr>
        <w:t xml:space="preserve"> the root nodule biomass: root biomass ratio</w:t>
      </w:r>
      <w:r>
        <w:rPr>
          <w:bCs/>
          <w:vertAlign w:val="superscript"/>
        </w:rPr>
        <w:t>*</w:t>
      </w:r>
    </w:p>
    <w:tbl>
      <w:tblPr>
        <w:tblW w:w="9087" w:type="dxa"/>
        <w:jc w:val="center"/>
        <w:tblLook w:val="04A0" w:firstRow="1" w:lastRow="0" w:firstColumn="1" w:lastColumn="0" w:noHBand="0" w:noVBand="1"/>
      </w:tblPr>
      <w:tblGrid>
        <w:gridCol w:w="1975"/>
        <w:gridCol w:w="536"/>
        <w:gridCol w:w="1116"/>
        <w:gridCol w:w="1056"/>
        <w:gridCol w:w="1116"/>
        <w:gridCol w:w="1116"/>
        <w:gridCol w:w="1116"/>
        <w:gridCol w:w="1056"/>
      </w:tblGrid>
      <w:tr w:rsidR="00912205" w:rsidRPr="00151116" w14:paraId="072BAFBF" w14:textId="77777777" w:rsidTr="00E00871">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912205" w:rsidRPr="00151116" w:rsidRDefault="00912205"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912205" w:rsidRPr="00151116" w:rsidRDefault="00912205"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912205" w:rsidRPr="00E4133D" w:rsidRDefault="00912205"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232" w:type="dxa"/>
            <w:gridSpan w:val="2"/>
            <w:tcBorders>
              <w:left w:val="nil"/>
              <w:bottom w:val="single" w:sz="4" w:space="0" w:color="auto"/>
              <w:right w:val="nil"/>
            </w:tcBorders>
          </w:tcPr>
          <w:p w14:paraId="610A66E1" w14:textId="77777777" w:rsidR="00912205" w:rsidRDefault="00912205" w:rsidP="002C5BDB">
            <w:pPr>
              <w:spacing w:line="276" w:lineRule="auto"/>
              <w:jc w:val="right"/>
              <w:rPr>
                <w:b/>
                <w:bCs/>
                <w:color w:val="000000"/>
              </w:rPr>
            </w:pPr>
            <w:r>
              <w:rPr>
                <w:b/>
                <w:bCs/>
                <w:color w:val="000000"/>
              </w:rPr>
              <w:t xml:space="preserve">Root </w:t>
            </w:r>
          </w:p>
          <w:p w14:paraId="05C1CD63" w14:textId="67B68B49" w:rsidR="00912205" w:rsidRDefault="00912205" w:rsidP="002C5BDB">
            <w:pPr>
              <w:spacing w:line="276" w:lineRule="auto"/>
              <w:jc w:val="right"/>
              <w:rPr>
                <w:b/>
                <w:bCs/>
                <w:color w:val="000000"/>
              </w:rPr>
            </w:pPr>
            <w:r>
              <w:rPr>
                <w:b/>
                <w:bCs/>
                <w:color w:val="000000"/>
              </w:rPr>
              <w:t>biomass</w:t>
            </w:r>
          </w:p>
        </w:tc>
        <w:tc>
          <w:tcPr>
            <w:tcW w:w="2172" w:type="dxa"/>
            <w:gridSpan w:val="2"/>
            <w:tcBorders>
              <w:left w:val="nil"/>
              <w:bottom w:val="single" w:sz="4" w:space="0" w:color="auto"/>
              <w:right w:val="nil"/>
            </w:tcBorders>
            <w:shd w:val="clear" w:color="auto" w:fill="auto"/>
            <w:noWrap/>
            <w:vAlign w:val="center"/>
          </w:tcPr>
          <w:p w14:paraId="7EA47BBB" w14:textId="0860D46B" w:rsidR="00912205" w:rsidRPr="00E4133D" w:rsidRDefault="00912205"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912205" w:rsidRPr="00151116" w14:paraId="7A6DE16A" w14:textId="77777777" w:rsidTr="00EF1527">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912205" w:rsidRPr="00151116" w:rsidRDefault="00912205" w:rsidP="00912205">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912205" w:rsidRPr="00151116" w:rsidRDefault="00912205" w:rsidP="00912205">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912205" w:rsidRPr="00151116" w:rsidRDefault="00912205" w:rsidP="00912205">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912205" w:rsidRPr="00151116" w:rsidRDefault="00912205" w:rsidP="00912205">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vAlign w:val="center"/>
          </w:tcPr>
          <w:p w14:paraId="34F3F604" w14:textId="2A13928B" w:rsidR="00912205" w:rsidRDefault="00912205" w:rsidP="00912205">
            <w:pPr>
              <w:spacing w:line="276" w:lineRule="auto"/>
              <w:jc w:val="right"/>
              <w:rPr>
                <w:i/>
                <w:iCs/>
                <w:color w:val="000000"/>
                <w:lang w:val="el-GR"/>
              </w:rPr>
            </w:pPr>
            <w:r>
              <w:rPr>
                <w:i/>
                <w:iCs/>
                <w:color w:val="000000"/>
                <w:lang w:val="el-GR"/>
              </w:rPr>
              <w:t>χ</w:t>
            </w:r>
            <w:r w:rsidRPr="0005043C">
              <w:rPr>
                <w:color w:val="000000"/>
                <w:vertAlign w:val="superscript"/>
                <w:lang w:val="el-GR"/>
              </w:rPr>
              <w:t>2</w:t>
            </w:r>
          </w:p>
        </w:tc>
        <w:tc>
          <w:tcPr>
            <w:tcW w:w="1116" w:type="dxa"/>
            <w:tcBorders>
              <w:top w:val="single" w:sz="4" w:space="0" w:color="auto"/>
              <w:left w:val="nil"/>
              <w:bottom w:val="single" w:sz="4" w:space="0" w:color="auto"/>
              <w:right w:val="nil"/>
            </w:tcBorders>
            <w:vAlign w:val="center"/>
          </w:tcPr>
          <w:p w14:paraId="193940BB" w14:textId="4BE9AE5F" w:rsidR="00912205" w:rsidRDefault="00912205" w:rsidP="00912205">
            <w:pPr>
              <w:spacing w:line="276" w:lineRule="auto"/>
              <w:jc w:val="right"/>
              <w:rPr>
                <w:i/>
                <w:iCs/>
                <w:color w:val="000000"/>
                <w:lang w:val="el-GR"/>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6F11180" w:rsidR="00912205" w:rsidRPr="00151116" w:rsidRDefault="00912205" w:rsidP="00912205">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912205" w:rsidRPr="00151116" w:rsidRDefault="00912205" w:rsidP="00912205">
            <w:pPr>
              <w:spacing w:line="276" w:lineRule="auto"/>
              <w:jc w:val="right"/>
              <w:rPr>
                <w:color w:val="000000"/>
              </w:rPr>
            </w:pPr>
            <w:r w:rsidRPr="00E4133D">
              <w:rPr>
                <w:i/>
                <w:iCs/>
                <w:color w:val="000000"/>
              </w:rPr>
              <w:t>p</w:t>
            </w:r>
          </w:p>
        </w:tc>
      </w:tr>
      <w:tr w:rsidR="00912205" w:rsidRPr="00151116" w14:paraId="09C2013B" w14:textId="77777777" w:rsidTr="00912205">
        <w:trPr>
          <w:trHeight w:val="320"/>
          <w:jc w:val="center"/>
        </w:trPr>
        <w:tc>
          <w:tcPr>
            <w:tcW w:w="1975" w:type="dxa"/>
            <w:tcBorders>
              <w:top w:val="single" w:sz="4" w:space="0" w:color="auto"/>
              <w:left w:val="nil"/>
              <w:bottom w:val="nil"/>
              <w:right w:val="nil"/>
            </w:tcBorders>
            <w:shd w:val="clear" w:color="auto" w:fill="auto"/>
            <w:noWrap/>
            <w:vAlign w:val="center"/>
            <w:hideMark/>
          </w:tcPr>
          <w:p w14:paraId="646D91FF" w14:textId="77777777" w:rsidR="00912205" w:rsidRPr="00151116" w:rsidRDefault="00912205" w:rsidP="00623BF6">
            <w:pPr>
              <w:spacing w:line="276" w:lineRule="auto"/>
              <w:rPr>
                <w:color w:val="000000"/>
              </w:rPr>
            </w:pPr>
            <w:r w:rsidRPr="00A075E5">
              <w:rPr>
                <w:color w:val="000000"/>
              </w:rPr>
              <w:t>(Intercept)</w:t>
            </w:r>
          </w:p>
        </w:tc>
        <w:tc>
          <w:tcPr>
            <w:tcW w:w="536" w:type="dxa"/>
            <w:tcBorders>
              <w:top w:val="single" w:sz="4" w:space="0" w:color="auto"/>
              <w:left w:val="nil"/>
              <w:bottom w:val="nil"/>
              <w:right w:val="nil"/>
            </w:tcBorders>
            <w:shd w:val="clear" w:color="auto" w:fill="auto"/>
            <w:noWrap/>
            <w:vAlign w:val="center"/>
            <w:hideMark/>
          </w:tcPr>
          <w:p w14:paraId="5A86D274" w14:textId="77777777" w:rsidR="00912205" w:rsidRPr="00151116" w:rsidRDefault="00912205" w:rsidP="00623BF6">
            <w:pPr>
              <w:spacing w:line="276" w:lineRule="auto"/>
              <w:jc w:val="right"/>
              <w:rPr>
                <w:color w:val="000000"/>
              </w:rPr>
            </w:pPr>
            <w:r>
              <w:rPr>
                <w:color w:val="000000"/>
              </w:rPr>
              <w:t>-</w:t>
            </w:r>
          </w:p>
        </w:tc>
        <w:tc>
          <w:tcPr>
            <w:tcW w:w="1116" w:type="dxa"/>
            <w:tcBorders>
              <w:top w:val="single" w:sz="4" w:space="0" w:color="auto"/>
              <w:left w:val="nil"/>
              <w:bottom w:val="nil"/>
              <w:right w:val="nil"/>
            </w:tcBorders>
            <w:shd w:val="clear" w:color="auto" w:fill="auto"/>
            <w:noWrap/>
            <w:vAlign w:val="bottom"/>
            <w:hideMark/>
          </w:tcPr>
          <w:p w14:paraId="408C350D" w14:textId="34E97FCC" w:rsidR="00912205" w:rsidRPr="00623BF6" w:rsidRDefault="00912205"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5DDBF7C2" w14:textId="18C04B2C" w:rsidR="00912205" w:rsidRPr="00623BF6" w:rsidRDefault="00912205" w:rsidP="00623BF6">
            <w:pPr>
              <w:spacing w:line="276" w:lineRule="auto"/>
              <w:jc w:val="right"/>
              <w:rPr>
                <w:rFonts w:cs="Times New Roman"/>
                <w:color w:val="000000"/>
              </w:rPr>
            </w:pPr>
            <w:r w:rsidRPr="00623BF6">
              <w:rPr>
                <w:rFonts w:cs="Times New Roman"/>
                <w:color w:val="000000"/>
              </w:rPr>
              <w:t>-</w:t>
            </w:r>
          </w:p>
        </w:tc>
        <w:tc>
          <w:tcPr>
            <w:tcW w:w="1116" w:type="dxa"/>
            <w:tcBorders>
              <w:top w:val="single" w:sz="4" w:space="0" w:color="auto"/>
              <w:left w:val="nil"/>
              <w:bottom w:val="nil"/>
              <w:right w:val="nil"/>
            </w:tcBorders>
          </w:tcPr>
          <w:p w14:paraId="28C0F5B6" w14:textId="77777777" w:rsidR="00912205" w:rsidRPr="00623BF6" w:rsidRDefault="00912205" w:rsidP="00623BF6">
            <w:pPr>
              <w:spacing w:line="276" w:lineRule="auto"/>
              <w:jc w:val="right"/>
              <w:rPr>
                <w:rFonts w:cs="Times New Roman"/>
                <w:color w:val="000000"/>
              </w:rPr>
            </w:pPr>
          </w:p>
        </w:tc>
        <w:tc>
          <w:tcPr>
            <w:tcW w:w="1116" w:type="dxa"/>
            <w:tcBorders>
              <w:top w:val="single" w:sz="4" w:space="0" w:color="auto"/>
              <w:left w:val="nil"/>
              <w:bottom w:val="nil"/>
              <w:right w:val="nil"/>
            </w:tcBorders>
          </w:tcPr>
          <w:p w14:paraId="58DB686F" w14:textId="0E31D4E4" w:rsidR="00912205" w:rsidRPr="00623BF6" w:rsidRDefault="00912205" w:rsidP="00623BF6">
            <w:pPr>
              <w:spacing w:line="276" w:lineRule="auto"/>
              <w:jc w:val="right"/>
              <w:rPr>
                <w:rFonts w:cs="Times New Roman"/>
                <w:color w:val="000000"/>
              </w:rPr>
            </w:pPr>
          </w:p>
        </w:tc>
        <w:tc>
          <w:tcPr>
            <w:tcW w:w="1116" w:type="dxa"/>
            <w:tcBorders>
              <w:top w:val="single" w:sz="4" w:space="0" w:color="auto"/>
              <w:left w:val="nil"/>
              <w:bottom w:val="nil"/>
              <w:right w:val="nil"/>
            </w:tcBorders>
            <w:shd w:val="clear" w:color="auto" w:fill="auto"/>
            <w:noWrap/>
            <w:vAlign w:val="bottom"/>
            <w:hideMark/>
          </w:tcPr>
          <w:p w14:paraId="13BBF0F8" w14:textId="447508B2" w:rsidR="00912205" w:rsidRPr="00623BF6" w:rsidRDefault="00912205"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2C181DAE" w14:textId="6BC66F3D" w:rsidR="00912205" w:rsidRPr="00623BF6" w:rsidRDefault="00912205" w:rsidP="00623BF6">
            <w:pPr>
              <w:spacing w:line="276" w:lineRule="auto"/>
              <w:jc w:val="right"/>
              <w:rPr>
                <w:rFonts w:cs="Times New Roman"/>
                <w:color w:val="000000"/>
              </w:rPr>
            </w:pPr>
            <w:r w:rsidRPr="00623BF6">
              <w:rPr>
                <w:rFonts w:cs="Times New Roman"/>
                <w:color w:val="000000"/>
              </w:rPr>
              <w:t>-</w:t>
            </w:r>
          </w:p>
        </w:tc>
      </w:tr>
      <w:tr w:rsidR="00912205" w:rsidRPr="00151116" w14:paraId="0A779F1F"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912205" w:rsidRPr="00151116" w:rsidRDefault="00912205"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912205" w:rsidRPr="00623BF6" w:rsidRDefault="00912205"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2BC8F3CD" w14:textId="77C40D6B" w:rsidR="00912205" w:rsidRPr="00623BF6" w:rsidRDefault="00912205" w:rsidP="00623BF6">
            <w:pPr>
              <w:spacing w:line="276" w:lineRule="auto"/>
              <w:jc w:val="right"/>
              <w:rPr>
                <w:rFonts w:cs="Times New Roman"/>
                <w:color w:val="000000"/>
              </w:rPr>
            </w:pPr>
            <w:r>
              <w:rPr>
                <w:rFonts w:cs="Times New Roman"/>
                <w:color w:val="000000"/>
              </w:rPr>
              <w:t>73.865</w:t>
            </w:r>
          </w:p>
        </w:tc>
        <w:tc>
          <w:tcPr>
            <w:tcW w:w="1116" w:type="dxa"/>
            <w:tcBorders>
              <w:top w:val="nil"/>
              <w:left w:val="nil"/>
              <w:bottom w:val="nil"/>
              <w:right w:val="nil"/>
            </w:tcBorders>
          </w:tcPr>
          <w:p w14:paraId="2DAB0C04" w14:textId="7091EF4D" w:rsidR="00912205" w:rsidRPr="00912205" w:rsidRDefault="00912205" w:rsidP="00623BF6">
            <w:pPr>
              <w:spacing w:line="276" w:lineRule="auto"/>
              <w:jc w:val="right"/>
              <w:rPr>
                <w:rFonts w:cs="Times New Roman"/>
                <w:b/>
                <w:bCs/>
                <w:color w:val="000000"/>
              </w:rPr>
            </w:pPr>
            <w:r w:rsidRPr="00912205">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74424702" w:rsidR="00912205" w:rsidRPr="00623BF6" w:rsidRDefault="00912205"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912205" w:rsidRPr="00623BF6" w:rsidRDefault="00912205" w:rsidP="00623BF6">
            <w:pPr>
              <w:spacing w:line="276" w:lineRule="auto"/>
              <w:jc w:val="right"/>
              <w:rPr>
                <w:rFonts w:cs="Times New Roman"/>
                <w:b/>
                <w:bCs/>
                <w:color w:val="000000"/>
              </w:rPr>
            </w:pPr>
            <w:r w:rsidRPr="00623BF6">
              <w:rPr>
                <w:rFonts w:cs="Times New Roman"/>
                <w:color w:val="000000"/>
              </w:rPr>
              <w:t>0.921</w:t>
            </w:r>
          </w:p>
        </w:tc>
      </w:tr>
      <w:tr w:rsidR="00912205" w:rsidRPr="00151116" w14:paraId="593A603B"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912205" w:rsidRPr="00151116" w:rsidRDefault="00912205"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912205" w:rsidRPr="00623BF6" w:rsidRDefault="00912205"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765456F2" w14:textId="737F8391" w:rsidR="00912205" w:rsidRPr="00623BF6" w:rsidRDefault="00912205" w:rsidP="00623BF6">
            <w:pPr>
              <w:spacing w:line="276" w:lineRule="auto"/>
              <w:jc w:val="right"/>
              <w:rPr>
                <w:rFonts w:cs="Times New Roman"/>
                <w:color w:val="000000"/>
              </w:rPr>
            </w:pPr>
            <w:r>
              <w:rPr>
                <w:rFonts w:cs="Times New Roman"/>
                <w:color w:val="000000"/>
              </w:rPr>
              <w:t>1.704</w:t>
            </w:r>
          </w:p>
        </w:tc>
        <w:tc>
          <w:tcPr>
            <w:tcW w:w="1116" w:type="dxa"/>
            <w:tcBorders>
              <w:top w:val="nil"/>
              <w:left w:val="nil"/>
              <w:bottom w:val="nil"/>
              <w:right w:val="nil"/>
            </w:tcBorders>
          </w:tcPr>
          <w:p w14:paraId="04AB4821" w14:textId="354551DC" w:rsidR="00912205" w:rsidRPr="00623BF6" w:rsidRDefault="00912205" w:rsidP="00623BF6">
            <w:pPr>
              <w:spacing w:line="276" w:lineRule="auto"/>
              <w:jc w:val="right"/>
              <w:rPr>
                <w:rFonts w:cs="Times New Roman"/>
                <w:color w:val="000000"/>
              </w:rPr>
            </w:pPr>
            <w:r>
              <w:rPr>
                <w:rFonts w:cs="Times New Roman"/>
                <w:color w:val="000000"/>
              </w:rPr>
              <w:t>0.192</w:t>
            </w:r>
          </w:p>
        </w:tc>
        <w:tc>
          <w:tcPr>
            <w:tcW w:w="1116" w:type="dxa"/>
            <w:tcBorders>
              <w:top w:val="nil"/>
              <w:left w:val="nil"/>
              <w:bottom w:val="nil"/>
              <w:right w:val="nil"/>
            </w:tcBorders>
            <w:shd w:val="clear" w:color="auto" w:fill="auto"/>
            <w:noWrap/>
            <w:vAlign w:val="bottom"/>
            <w:hideMark/>
          </w:tcPr>
          <w:p w14:paraId="5FE091DF" w14:textId="15F8CBB3" w:rsidR="00912205" w:rsidRPr="00623BF6" w:rsidRDefault="00912205"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70BDD2B8"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912205" w:rsidRPr="00151116" w:rsidRDefault="00912205"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912205" w:rsidRPr="00623BF6" w:rsidRDefault="00912205"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1F0CE9F2" w14:textId="7EA8B497" w:rsidR="00912205" w:rsidRPr="00623BF6" w:rsidRDefault="00912205" w:rsidP="00623BF6">
            <w:pPr>
              <w:spacing w:line="276" w:lineRule="auto"/>
              <w:jc w:val="right"/>
              <w:rPr>
                <w:rFonts w:cs="Times New Roman"/>
                <w:color w:val="000000"/>
              </w:rPr>
            </w:pPr>
            <w:r>
              <w:rPr>
                <w:rFonts w:cs="Times New Roman"/>
                <w:color w:val="000000"/>
              </w:rPr>
              <w:t>160.802</w:t>
            </w:r>
          </w:p>
        </w:tc>
        <w:tc>
          <w:tcPr>
            <w:tcW w:w="1116" w:type="dxa"/>
            <w:tcBorders>
              <w:top w:val="nil"/>
              <w:left w:val="nil"/>
              <w:bottom w:val="nil"/>
              <w:right w:val="nil"/>
            </w:tcBorders>
          </w:tcPr>
          <w:p w14:paraId="667DD655" w14:textId="1C3976B1" w:rsidR="00912205" w:rsidRPr="00912205" w:rsidRDefault="00912205" w:rsidP="00623BF6">
            <w:pPr>
              <w:spacing w:line="276" w:lineRule="auto"/>
              <w:jc w:val="right"/>
              <w:rPr>
                <w:rFonts w:cs="Times New Roman"/>
                <w:b/>
                <w:bCs/>
                <w:color w:val="000000"/>
              </w:rPr>
            </w:pPr>
            <w:r w:rsidRPr="00912205">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39FAD302" w:rsidR="00912205" w:rsidRPr="00623BF6" w:rsidRDefault="00912205"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69CA5E5B"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912205" w:rsidRPr="00623BF6" w:rsidRDefault="00912205"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912205" w:rsidRPr="00623BF6" w:rsidRDefault="00912205"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tcPr>
          <w:p w14:paraId="01ABCF03" w14:textId="30067CEF" w:rsidR="00912205" w:rsidRPr="00623BF6" w:rsidRDefault="00912205" w:rsidP="00623BF6">
            <w:pPr>
              <w:spacing w:line="276" w:lineRule="auto"/>
              <w:jc w:val="right"/>
              <w:rPr>
                <w:rFonts w:cs="Times New Roman"/>
                <w:color w:val="000000"/>
              </w:rPr>
            </w:pPr>
            <w:r>
              <w:rPr>
                <w:rFonts w:cs="Times New Roman"/>
                <w:color w:val="000000"/>
              </w:rPr>
              <w:t>2.430</w:t>
            </w:r>
          </w:p>
        </w:tc>
        <w:tc>
          <w:tcPr>
            <w:tcW w:w="1116" w:type="dxa"/>
            <w:tcBorders>
              <w:top w:val="nil"/>
              <w:left w:val="nil"/>
              <w:bottom w:val="nil"/>
              <w:right w:val="nil"/>
            </w:tcBorders>
          </w:tcPr>
          <w:p w14:paraId="49BC65EE" w14:textId="3D4C1807" w:rsidR="00912205" w:rsidRPr="00623BF6" w:rsidRDefault="00912205" w:rsidP="00623BF6">
            <w:pPr>
              <w:spacing w:line="276" w:lineRule="auto"/>
              <w:jc w:val="right"/>
              <w:rPr>
                <w:rFonts w:cs="Times New Roman"/>
                <w:color w:val="000000"/>
              </w:rPr>
            </w:pPr>
            <w:r>
              <w:rPr>
                <w:rFonts w:cs="Times New Roman"/>
                <w:color w:val="000000"/>
              </w:rPr>
              <w:t>0.119</w:t>
            </w:r>
          </w:p>
        </w:tc>
        <w:tc>
          <w:tcPr>
            <w:tcW w:w="1116" w:type="dxa"/>
            <w:tcBorders>
              <w:top w:val="nil"/>
              <w:left w:val="nil"/>
              <w:bottom w:val="nil"/>
              <w:right w:val="nil"/>
            </w:tcBorders>
            <w:shd w:val="clear" w:color="auto" w:fill="auto"/>
            <w:noWrap/>
            <w:vAlign w:val="bottom"/>
            <w:hideMark/>
          </w:tcPr>
          <w:p w14:paraId="3E6400EB" w14:textId="04945638" w:rsidR="00912205" w:rsidRPr="00623BF6" w:rsidRDefault="00912205"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16A0AF85"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912205" w:rsidRPr="00623BF6" w:rsidRDefault="00912205"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912205" w:rsidRPr="00623BF6" w:rsidRDefault="00912205"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tcPr>
          <w:p w14:paraId="7A740ACA" w14:textId="31B816E0" w:rsidR="00912205" w:rsidRPr="00623BF6" w:rsidRDefault="00912205" w:rsidP="00623BF6">
            <w:pPr>
              <w:spacing w:line="276" w:lineRule="auto"/>
              <w:jc w:val="right"/>
              <w:rPr>
                <w:rFonts w:cs="Times New Roman"/>
                <w:color w:val="000000"/>
              </w:rPr>
            </w:pPr>
            <w:r>
              <w:rPr>
                <w:rFonts w:cs="Times New Roman"/>
                <w:color w:val="000000"/>
              </w:rPr>
              <w:t>25.401</w:t>
            </w:r>
          </w:p>
        </w:tc>
        <w:tc>
          <w:tcPr>
            <w:tcW w:w="1116" w:type="dxa"/>
            <w:tcBorders>
              <w:top w:val="nil"/>
              <w:left w:val="nil"/>
              <w:bottom w:val="nil"/>
              <w:right w:val="nil"/>
            </w:tcBorders>
          </w:tcPr>
          <w:p w14:paraId="04E0E741" w14:textId="6F6C9329" w:rsidR="00912205" w:rsidRPr="00912205" w:rsidRDefault="00912205" w:rsidP="00623BF6">
            <w:pPr>
              <w:spacing w:line="276" w:lineRule="auto"/>
              <w:jc w:val="right"/>
              <w:rPr>
                <w:rFonts w:cs="Times New Roman"/>
                <w:b/>
                <w:bCs/>
                <w:color w:val="000000"/>
              </w:rPr>
            </w:pPr>
            <w:r w:rsidRPr="00912205">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1D86C961" w14:textId="5B9F2F28" w:rsidR="00912205" w:rsidRPr="00623BF6" w:rsidRDefault="00912205"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912205" w:rsidRPr="00623BF6" w:rsidRDefault="00912205" w:rsidP="00623BF6">
            <w:pPr>
              <w:spacing w:line="276" w:lineRule="auto"/>
              <w:jc w:val="right"/>
              <w:rPr>
                <w:rFonts w:cs="Times New Roman"/>
                <w:b/>
                <w:bCs/>
                <w:color w:val="000000"/>
              </w:rPr>
            </w:pPr>
            <w:r w:rsidRPr="00623BF6">
              <w:rPr>
                <w:rFonts w:cs="Times New Roman"/>
                <w:color w:val="000000"/>
              </w:rPr>
              <w:t>0.207</w:t>
            </w:r>
          </w:p>
        </w:tc>
      </w:tr>
      <w:tr w:rsidR="00912205" w:rsidRPr="00151116" w14:paraId="125AAEC7" w14:textId="77777777" w:rsidTr="00912205">
        <w:trPr>
          <w:trHeight w:val="320"/>
          <w:jc w:val="center"/>
        </w:trPr>
        <w:tc>
          <w:tcPr>
            <w:tcW w:w="1975" w:type="dxa"/>
            <w:tcBorders>
              <w:top w:val="nil"/>
              <w:left w:val="nil"/>
              <w:right w:val="nil"/>
            </w:tcBorders>
            <w:shd w:val="clear" w:color="auto" w:fill="auto"/>
            <w:noWrap/>
            <w:vAlign w:val="center"/>
            <w:hideMark/>
          </w:tcPr>
          <w:p w14:paraId="2D7A2EB9" w14:textId="77777777" w:rsidR="00912205" w:rsidRPr="00151116" w:rsidRDefault="00912205"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912205" w:rsidRPr="00623BF6" w:rsidRDefault="00912205"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tcPr>
          <w:p w14:paraId="294FDD01" w14:textId="6623D7B7" w:rsidR="00912205" w:rsidRPr="00623BF6" w:rsidRDefault="00912205" w:rsidP="00623BF6">
            <w:pPr>
              <w:spacing w:line="276" w:lineRule="auto"/>
              <w:jc w:val="right"/>
              <w:rPr>
                <w:rFonts w:cs="Times New Roman"/>
                <w:color w:val="000000"/>
              </w:rPr>
            </w:pPr>
            <w:r>
              <w:rPr>
                <w:rFonts w:cs="Times New Roman"/>
                <w:color w:val="000000"/>
              </w:rPr>
              <w:t>5.133</w:t>
            </w:r>
          </w:p>
        </w:tc>
        <w:tc>
          <w:tcPr>
            <w:tcW w:w="1116" w:type="dxa"/>
            <w:tcBorders>
              <w:top w:val="nil"/>
              <w:left w:val="nil"/>
              <w:right w:val="nil"/>
            </w:tcBorders>
          </w:tcPr>
          <w:p w14:paraId="7DF2BD79" w14:textId="74629AE2" w:rsidR="00912205" w:rsidRPr="00912205" w:rsidRDefault="00912205" w:rsidP="00623BF6">
            <w:pPr>
              <w:spacing w:line="276" w:lineRule="auto"/>
              <w:jc w:val="right"/>
              <w:rPr>
                <w:rFonts w:cs="Times New Roman"/>
                <w:b/>
                <w:bCs/>
                <w:color w:val="000000"/>
              </w:rPr>
            </w:pPr>
            <w:r w:rsidRPr="00912205">
              <w:rPr>
                <w:rFonts w:cs="Times New Roman"/>
                <w:b/>
                <w:bCs/>
                <w:color w:val="000000"/>
              </w:rPr>
              <w:t>0.023</w:t>
            </w:r>
          </w:p>
        </w:tc>
        <w:tc>
          <w:tcPr>
            <w:tcW w:w="1116" w:type="dxa"/>
            <w:tcBorders>
              <w:top w:val="nil"/>
              <w:left w:val="nil"/>
              <w:right w:val="nil"/>
            </w:tcBorders>
            <w:shd w:val="clear" w:color="auto" w:fill="auto"/>
            <w:noWrap/>
            <w:vAlign w:val="bottom"/>
            <w:hideMark/>
          </w:tcPr>
          <w:p w14:paraId="278D5390" w14:textId="4314544C" w:rsidR="00912205" w:rsidRPr="00623BF6" w:rsidRDefault="00912205"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912205" w:rsidRPr="00623BF6" w:rsidRDefault="00912205" w:rsidP="00623BF6">
            <w:pPr>
              <w:spacing w:line="276" w:lineRule="auto"/>
              <w:jc w:val="right"/>
              <w:rPr>
                <w:rFonts w:cs="Times New Roman"/>
                <w:b/>
                <w:bCs/>
                <w:i/>
                <w:iCs/>
                <w:color w:val="000000"/>
              </w:rPr>
            </w:pPr>
            <w:r w:rsidRPr="00623BF6">
              <w:rPr>
                <w:rFonts w:cs="Times New Roman"/>
                <w:b/>
                <w:bCs/>
                <w:color w:val="000000"/>
              </w:rPr>
              <w:t>&lt;0.001</w:t>
            </w:r>
          </w:p>
        </w:tc>
      </w:tr>
      <w:tr w:rsidR="00912205" w:rsidRPr="00151116" w14:paraId="1CD0BFDB" w14:textId="77777777" w:rsidTr="00912205">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912205" w:rsidRPr="00623BF6" w:rsidRDefault="00912205"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912205" w:rsidRPr="00623BF6" w:rsidRDefault="00912205"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tcPr>
          <w:p w14:paraId="2301E037" w14:textId="0D54EEFF" w:rsidR="00912205" w:rsidRPr="00623BF6" w:rsidRDefault="00912205" w:rsidP="00623BF6">
            <w:pPr>
              <w:spacing w:line="276" w:lineRule="auto"/>
              <w:jc w:val="right"/>
              <w:rPr>
                <w:rFonts w:cs="Times New Roman"/>
                <w:color w:val="000000"/>
              </w:rPr>
            </w:pPr>
            <w:r>
              <w:rPr>
                <w:rFonts w:cs="Times New Roman"/>
                <w:color w:val="000000"/>
              </w:rPr>
              <w:t>1.152</w:t>
            </w:r>
          </w:p>
        </w:tc>
        <w:tc>
          <w:tcPr>
            <w:tcW w:w="1116" w:type="dxa"/>
            <w:tcBorders>
              <w:top w:val="nil"/>
              <w:left w:val="nil"/>
              <w:bottom w:val="single" w:sz="4" w:space="0" w:color="auto"/>
              <w:right w:val="nil"/>
            </w:tcBorders>
          </w:tcPr>
          <w:p w14:paraId="31796B0A" w14:textId="5CB11425" w:rsidR="00912205" w:rsidRPr="00623BF6" w:rsidRDefault="00912205" w:rsidP="00623BF6">
            <w:pPr>
              <w:spacing w:line="276" w:lineRule="auto"/>
              <w:jc w:val="right"/>
              <w:rPr>
                <w:rFonts w:cs="Times New Roman"/>
                <w:color w:val="000000"/>
              </w:rPr>
            </w:pPr>
            <w:r>
              <w:rPr>
                <w:rFonts w:cs="Times New Roman"/>
                <w:color w:val="000000"/>
              </w:rPr>
              <w:t>0.283</w:t>
            </w:r>
          </w:p>
        </w:tc>
        <w:tc>
          <w:tcPr>
            <w:tcW w:w="1116" w:type="dxa"/>
            <w:tcBorders>
              <w:top w:val="nil"/>
              <w:left w:val="nil"/>
              <w:bottom w:val="single" w:sz="4" w:space="0" w:color="auto"/>
              <w:right w:val="nil"/>
            </w:tcBorders>
            <w:shd w:val="clear" w:color="auto" w:fill="auto"/>
            <w:noWrap/>
            <w:vAlign w:val="bottom"/>
            <w:hideMark/>
          </w:tcPr>
          <w:p w14:paraId="3241C840" w14:textId="645BD14D" w:rsidR="00912205" w:rsidRPr="00623BF6" w:rsidRDefault="00912205"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912205" w:rsidRPr="00623BF6" w:rsidRDefault="00912205" w:rsidP="00623BF6">
            <w:pPr>
              <w:spacing w:line="276" w:lineRule="auto"/>
              <w:jc w:val="right"/>
              <w:rPr>
                <w:rFonts w:cs="Times New Roman"/>
                <w:color w:val="000000"/>
              </w:rPr>
            </w:pPr>
            <w:r w:rsidRPr="00623BF6">
              <w:rPr>
                <w:rFonts w:cs="Times New Roman"/>
                <w:color w:val="000000"/>
              </w:rPr>
              <w:t>0.115</w:t>
            </w:r>
          </w:p>
        </w:tc>
      </w:tr>
    </w:tbl>
    <w:p w14:paraId="7E5D637A" w14:textId="7C2CDA23" w:rsidR="005C6DC1" w:rsidRDefault="005C6DC1" w:rsidP="005C6DC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F07B90">
        <w:t xml:space="preserve"> “b” is included after trait labels to indicate if models </w:t>
      </w:r>
      <w:r>
        <w:t>were fit with square-</w:t>
      </w:r>
      <w:proofErr w:type="spellStart"/>
      <w:r>
        <w:t>root</w:t>
      </w:r>
      <w:proofErr w:type="spellEnd"/>
      <w:r>
        <w:t xml:space="preserve"> transformed response variables. </w:t>
      </w:r>
      <w:r>
        <w:rPr>
          <w:i/>
          <w:iCs/>
        </w:rPr>
        <w:t>P</w:t>
      </w:r>
      <w:r>
        <w:t>-values less than 0.05 are in bold. Key: df=degrees of freedom.</w:t>
      </w:r>
    </w:p>
    <w:p w14:paraId="6270FF02" w14:textId="77777777" w:rsidR="005C6DC1" w:rsidRDefault="005C6DC1">
      <w:pPr>
        <w:sectPr w:rsidR="005C6DC1" w:rsidSect="00371160">
          <w:pgSz w:w="12240" w:h="15840"/>
          <w:pgMar w:top="1440" w:right="1440" w:bottom="1440" w:left="1440" w:header="720" w:footer="720" w:gutter="0"/>
          <w:cols w:space="720"/>
          <w:docGrid w:linePitch="360"/>
        </w:sectPr>
      </w:pPr>
    </w:p>
    <w:p w14:paraId="7D843C3B" w14:textId="0F49F73A" w:rsidR="00E56ED3" w:rsidRDefault="00864692" w:rsidP="00E56ED3">
      <w:pPr>
        <w:spacing w:line="360" w:lineRule="auto"/>
        <w:rPr>
          <w:b/>
        </w:rPr>
      </w:pPr>
      <w:r>
        <w:rPr>
          <w:b/>
        </w:rPr>
        <w:lastRenderedPageBreak/>
        <w:t>Figure S</w:t>
      </w:r>
      <w:r w:rsidR="002B1766">
        <w:rPr>
          <w:b/>
        </w:rPr>
        <w:t>1</w:t>
      </w:r>
    </w:p>
    <w:p w14:paraId="1E6E74CC" w14:textId="3640100E" w:rsidR="00E56ED3" w:rsidRDefault="00E56ED3" w:rsidP="002B1766">
      <w:pPr>
        <w:spacing w:line="360" w:lineRule="auto"/>
        <w:jc w:val="center"/>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349BF072" w:rsidR="009E03F2" w:rsidRPr="00E56ED3" w:rsidRDefault="009E03F2" w:rsidP="00E56ED3">
      <w:pPr>
        <w:spacing w:line="360" w:lineRule="auto"/>
        <w:rPr>
          <w:b/>
        </w:rPr>
      </w:pPr>
      <w:r>
        <w:rPr>
          <w:b/>
        </w:rPr>
        <w:t>Figure S</w:t>
      </w:r>
      <w:r w:rsidR="002B1766">
        <w:rPr>
          <w:b/>
        </w:rPr>
        <w:t>1</w:t>
      </w:r>
      <w:r>
        <w:rPr>
          <w:b/>
        </w:rPr>
        <w:t xml:space="preserve">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E56ED3" w:rsidRPr="005D0864">
        <w:rPr>
          <w:bCs/>
          <w:i/>
          <w:iCs/>
        </w:rPr>
        <w:t>p</w:t>
      </w:r>
      <w:r w:rsidR="00E56ED3">
        <w:rPr>
          <w:bCs/>
        </w:rPr>
        <w:t>&lt;0.05)</w:t>
      </w:r>
      <w:r w:rsidR="002B1766">
        <w:rPr>
          <w:bCs/>
        </w:rPr>
        <w:t xml:space="preserve">. </w:t>
      </w:r>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p>
    <w:p w14:paraId="2BB7DC42" w14:textId="1E0F3B2C" w:rsidR="00864692" w:rsidRDefault="00864692">
      <w:pPr>
        <w:rPr>
          <w:b/>
        </w:rPr>
      </w:pPr>
      <w:r>
        <w:rPr>
          <w:b/>
        </w:rPr>
        <w:br w:type="page"/>
      </w:r>
    </w:p>
    <w:p w14:paraId="2FC81C35" w14:textId="588541BD" w:rsidR="00E96D60" w:rsidRDefault="00E96D60" w:rsidP="00E96D60">
      <w:pPr>
        <w:spacing w:line="360" w:lineRule="auto"/>
        <w:rPr>
          <w:b/>
        </w:rPr>
      </w:pPr>
      <w:r>
        <w:rPr>
          <w:b/>
        </w:rPr>
        <w:lastRenderedPageBreak/>
        <w:t>Figure S</w:t>
      </w:r>
      <w:r w:rsidR="002B1766">
        <w:rPr>
          <w:b/>
        </w:rPr>
        <w:t>2</w:t>
      </w:r>
    </w:p>
    <w:p w14:paraId="2AEEDEE5" w14:textId="77777777" w:rsidR="00E96D60" w:rsidRDefault="00E96D60" w:rsidP="002B1766">
      <w:pPr>
        <w:spacing w:line="360" w:lineRule="auto"/>
        <w:jc w:val="center"/>
        <w:rPr>
          <w:b/>
        </w:rPr>
      </w:pPr>
      <w:r>
        <w:rPr>
          <w:b/>
          <w:noProof/>
        </w:rPr>
        <w:drawing>
          <wp:inline distT="0" distB="0" distL="0" distR="0" wp14:anchorId="4D03AC36" wp14:editId="20F279D2">
            <wp:extent cx="4807619" cy="4112158"/>
            <wp:effectExtent l="0" t="0" r="5715" b="3175"/>
            <wp:docPr id="1307037744" name="Picture 1307037744"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28E9AF2A" w14:textId="5DE1EA4D" w:rsidR="00E96D60" w:rsidRPr="00F27234" w:rsidRDefault="00E96D60" w:rsidP="00E96D60">
      <w:pPr>
        <w:spacing w:line="360" w:lineRule="auto"/>
        <w:rPr>
          <w:rFonts w:cs="Times New Roman"/>
        </w:rPr>
      </w:pPr>
      <w:r>
        <w:rPr>
          <w:b/>
        </w:rPr>
        <w:t>Figure S</w:t>
      </w:r>
      <w:r w:rsidR="002B1766">
        <w:rPr>
          <w:b/>
        </w:rPr>
        <w:t>2</w:t>
      </w:r>
      <w:r>
        <w:rPr>
          <w:b/>
        </w:rPr>
        <w:t xml:space="preserve">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w:t>
      </w:r>
      <w:r w:rsidR="002B1766">
        <w:rPr>
          <w:bCs/>
        </w:rPr>
        <w:t>t</w:t>
      </w:r>
      <w:r>
        <w:rPr>
          <w:bCs/>
        </w:rPr>
        <w:t xml:space="preserve">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7F1AC09" w14:textId="77777777" w:rsidR="00E96D60" w:rsidRDefault="00E96D60" w:rsidP="00E96D60">
      <w:pPr>
        <w:rPr>
          <w:b/>
        </w:rPr>
      </w:pPr>
      <w:r>
        <w:rPr>
          <w:b/>
        </w:rPr>
        <w:br w:type="page"/>
      </w:r>
    </w:p>
    <w:p w14:paraId="7D619D92" w14:textId="66E765EB" w:rsidR="00E96D60" w:rsidRDefault="00E96D60" w:rsidP="00E96D60">
      <w:pPr>
        <w:spacing w:line="360" w:lineRule="auto"/>
        <w:rPr>
          <w:b/>
        </w:rPr>
      </w:pPr>
      <w:r>
        <w:rPr>
          <w:b/>
        </w:rPr>
        <w:lastRenderedPageBreak/>
        <w:t>Figure S</w:t>
      </w:r>
      <w:r w:rsidR="002B1766">
        <w:rPr>
          <w:b/>
        </w:rPr>
        <w:t>3</w:t>
      </w:r>
    </w:p>
    <w:p w14:paraId="24E6F51C" w14:textId="77777777" w:rsidR="00E96D60" w:rsidRDefault="00E96D60" w:rsidP="002B1766">
      <w:pPr>
        <w:spacing w:line="360" w:lineRule="auto"/>
        <w:jc w:val="center"/>
        <w:rPr>
          <w:b/>
        </w:rPr>
      </w:pPr>
      <w:r>
        <w:rPr>
          <w:b/>
          <w:noProof/>
        </w:rPr>
        <w:drawing>
          <wp:inline distT="0" distB="0" distL="0" distR="0" wp14:anchorId="11383DD7" wp14:editId="1768CC24">
            <wp:extent cx="3856776" cy="2479297"/>
            <wp:effectExtent l="0" t="0" r="4445" b="0"/>
            <wp:docPr id="774884879" name="Picture 774884879"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5066" name="Picture 4" descr="A graph showing the growth of soil fertiliz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9978" cy="2494212"/>
                    </a:xfrm>
                    <a:prstGeom prst="rect">
                      <a:avLst/>
                    </a:prstGeom>
                  </pic:spPr>
                </pic:pic>
              </a:graphicData>
            </a:graphic>
          </wp:inline>
        </w:drawing>
      </w:r>
    </w:p>
    <w:p w14:paraId="4B55EB71" w14:textId="258B8C8E" w:rsidR="00E96D60" w:rsidRPr="00634C03" w:rsidRDefault="00E96D60" w:rsidP="00E96D60">
      <w:pPr>
        <w:spacing w:line="360" w:lineRule="auto"/>
        <w:rPr>
          <w:rFonts w:cs="Times New Roman"/>
        </w:rPr>
      </w:pPr>
      <w:r>
        <w:rPr>
          <w:b/>
        </w:rPr>
        <w:t>Figure S</w:t>
      </w:r>
      <w:r w:rsidR="002B1766">
        <w:rPr>
          <w:b/>
        </w:rPr>
        <w:t>3</w:t>
      </w:r>
      <w:r>
        <w:rPr>
          <w:b/>
        </w:rPr>
        <w:t xml:space="preserve">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A3637B3" w14:textId="77777777" w:rsidR="00E96D60" w:rsidRDefault="00E96D60" w:rsidP="00E96D60">
      <w:pPr>
        <w:rPr>
          <w:b/>
        </w:rPr>
      </w:pPr>
      <w:r>
        <w:rPr>
          <w:b/>
        </w:rPr>
        <w:br w:type="page"/>
      </w:r>
    </w:p>
    <w:p w14:paraId="7ACC9B6F" w14:textId="5C5F0C1A" w:rsidR="00B81848" w:rsidRDefault="00B81848" w:rsidP="00FB48B4">
      <w:pPr>
        <w:spacing w:line="360" w:lineRule="auto"/>
        <w:rPr>
          <w:b/>
        </w:rPr>
      </w:pPr>
      <w:r>
        <w:rPr>
          <w:b/>
        </w:rPr>
        <w:lastRenderedPageBreak/>
        <w:t>Figure S</w:t>
      </w:r>
      <w:r w:rsidR="002B1766">
        <w:rPr>
          <w:b/>
        </w:rPr>
        <w:t>4</w:t>
      </w:r>
    </w:p>
    <w:p w14:paraId="05D6D314" w14:textId="6654CC70" w:rsidR="00FB48B4" w:rsidRDefault="00901AFD" w:rsidP="00FB48B4">
      <w:pPr>
        <w:spacing w:line="360" w:lineRule="auto"/>
        <w:rPr>
          <w:b/>
        </w:rPr>
      </w:pPr>
      <w:r>
        <w:rPr>
          <w:b/>
          <w:noProof/>
        </w:rPr>
        <w:drawing>
          <wp:inline distT="0" distB="0" distL="0" distR="0" wp14:anchorId="5E33E483" wp14:editId="320C6460">
            <wp:extent cx="5943600" cy="1981200"/>
            <wp:effectExtent l="0" t="0" r="0" b="0"/>
            <wp:docPr id="46703223" name="Picture 1"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673D85A" w14:textId="4B87ACF3" w:rsidR="00B81848" w:rsidRPr="00F27234" w:rsidRDefault="00B81848" w:rsidP="00B81848">
      <w:pPr>
        <w:spacing w:line="360" w:lineRule="auto"/>
        <w:rPr>
          <w:rFonts w:cs="Times New Roman"/>
        </w:rPr>
      </w:pPr>
      <w:r>
        <w:rPr>
          <w:b/>
        </w:rPr>
        <w:t>Figure S</w:t>
      </w:r>
      <w:r w:rsidR="002B1766">
        <w:rPr>
          <w:b/>
        </w:rPr>
        <w:t>4</w:t>
      </w:r>
      <w:r>
        <w:rPr>
          <w:b/>
        </w:rPr>
        <w:t xml:space="preserve">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w:t>
      </w:r>
      <w:r w:rsidR="00FB48B4">
        <w:rPr>
          <w:rFonts w:cs="Times New Roman"/>
        </w:rPr>
        <w:t>ow</w:t>
      </w:r>
      <w:r>
        <w:rPr>
          <w:rFonts w:cs="Times New Roman"/>
        </w:rPr>
        <w:t xml:space="preserve">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sidR="00901AFD">
        <w:rPr>
          <w:bCs/>
        </w:rPr>
        <w:t>Fertilization is represented on the x-axis in all panels. Red shaded points and trendlines indicate plants grown under elevated CO</w:t>
      </w:r>
      <w:r w:rsidR="00901AFD">
        <w:rPr>
          <w:bCs/>
          <w:vertAlign w:val="subscript"/>
        </w:rPr>
        <w:t>2</w:t>
      </w:r>
      <w:r w:rsidR="00901AFD">
        <w:rPr>
          <w:bCs/>
        </w:rPr>
        <w:t>, while blue shaded points and trendlines indicate plants grown under ambient CO</w:t>
      </w:r>
      <w:r w:rsidR="00901AFD">
        <w:rPr>
          <w:bCs/>
          <w:vertAlign w:val="subscript"/>
        </w:rPr>
        <w:t>2</w:t>
      </w:r>
      <w:r w:rsidR="00901AFD">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901AFD" w:rsidRPr="005D0864">
        <w:rPr>
          <w:bCs/>
          <w:i/>
          <w:iCs/>
        </w:rPr>
        <w:t>p</w:t>
      </w:r>
      <w:r w:rsidR="00901AFD">
        <w:rPr>
          <w:bCs/>
        </w:rPr>
        <w:t>&lt;0.05), while dashed trendlines indicate slopes that are not distinguishable from zero (</w:t>
      </w:r>
      <w:r w:rsidR="00901AFD" w:rsidRPr="005D0864">
        <w:rPr>
          <w:bCs/>
          <w:i/>
          <w:iCs/>
        </w:rPr>
        <w:t>p</w:t>
      </w:r>
      <w:r w:rsidR="00901AFD">
        <w:rPr>
          <w:bCs/>
        </w:rPr>
        <w:t>&gt;0.05).</w:t>
      </w:r>
    </w:p>
    <w:p w14:paraId="12B101D7" w14:textId="40EDB885" w:rsidR="00B81848" w:rsidRDefault="00B81848">
      <w:pPr>
        <w:rPr>
          <w:b/>
        </w:rPr>
      </w:pPr>
      <w:r>
        <w:rPr>
          <w:b/>
        </w:rPr>
        <w:br w:type="page"/>
      </w:r>
    </w:p>
    <w:p w14:paraId="7FEA4C90" w14:textId="17563F67" w:rsidR="005C6DC1" w:rsidRPr="00F97E90" w:rsidRDefault="005C6DC1" w:rsidP="005C6DC1">
      <w:pPr>
        <w:spacing w:line="360" w:lineRule="auto"/>
        <w:rPr>
          <w:bCs/>
        </w:rPr>
      </w:pPr>
      <w:r>
        <w:rPr>
          <w:b/>
        </w:rPr>
        <w:lastRenderedPageBreak/>
        <w:t xml:space="preserve">Figure </w:t>
      </w:r>
      <w:r w:rsidR="00864692">
        <w:rPr>
          <w:b/>
        </w:rPr>
        <w:t>S</w:t>
      </w:r>
      <w:r w:rsidR="002B1766">
        <w:rPr>
          <w:b/>
        </w:rPr>
        <w:t>5</w:t>
      </w:r>
    </w:p>
    <w:p w14:paraId="5A882CFE" w14:textId="3FB918FB" w:rsidR="005C6DC1" w:rsidRDefault="006827E4" w:rsidP="005C6DC1">
      <w:pPr>
        <w:spacing w:line="360" w:lineRule="auto"/>
        <w:rPr>
          <w:bCs/>
        </w:rPr>
      </w:pPr>
      <w:r>
        <w:rPr>
          <w:bCs/>
          <w:noProof/>
        </w:rPr>
        <w:drawing>
          <wp:inline distT="0" distB="0" distL="0" distR="0" wp14:anchorId="3B003804" wp14:editId="02833D75">
            <wp:extent cx="5943600" cy="1981200"/>
            <wp:effectExtent l="0" t="0" r="0" b="0"/>
            <wp:docPr id="846558223" name="Picture 6"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8223" name="Picture 6" descr="A diagram of soil fertiliz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A8EB9E4" w14:textId="657FC3B8" w:rsidR="00147554" w:rsidRPr="009E03F2" w:rsidRDefault="005C6DC1" w:rsidP="009E03F2">
      <w:pPr>
        <w:spacing w:line="360" w:lineRule="auto"/>
        <w:rPr>
          <w:bCs/>
        </w:rPr>
      </w:pPr>
      <w:r>
        <w:rPr>
          <w:b/>
        </w:rPr>
        <w:t xml:space="preserve">Figure </w:t>
      </w:r>
      <w:r w:rsidR="009E03F2">
        <w:rPr>
          <w:b/>
        </w:rPr>
        <w:t>S</w:t>
      </w:r>
      <w:r w:rsidR="002B1766">
        <w:rPr>
          <w:b/>
        </w:rPr>
        <w:t>5</w:t>
      </w:r>
      <w:r>
        <w:rPr>
          <w:bCs/>
        </w:rPr>
        <w:t xml:space="preserve"> Effects of nitrogen fertilization, inoculation treatment, and CO</w:t>
      </w:r>
      <w:r>
        <w:rPr>
          <w:bCs/>
          <w:vertAlign w:val="subscript"/>
        </w:rPr>
        <w:t>2</w:t>
      </w:r>
      <w:r>
        <w:rPr>
          <w:bCs/>
        </w:rPr>
        <w:t xml:space="preserve"> treatment on nodule biomass (</w:t>
      </w:r>
      <w:r w:rsidR="009E03F2">
        <w:rPr>
          <w:bCs/>
        </w:rPr>
        <w:t>a</w:t>
      </w:r>
      <w:r>
        <w:rPr>
          <w:bCs/>
        </w:rPr>
        <w:t>)</w:t>
      </w:r>
      <w:r w:rsidR="009E03F2">
        <w:rPr>
          <w:bCs/>
        </w:rPr>
        <w:t xml:space="preserve"> and</w:t>
      </w:r>
      <w:r>
        <w:rPr>
          <w:bCs/>
        </w:rPr>
        <w:t xml:space="preserve"> </w:t>
      </w:r>
      <w:r w:rsidR="009E03F2">
        <w:rPr>
          <w:bCs/>
        </w:rPr>
        <w:t xml:space="preserve">root </w:t>
      </w:r>
      <w:r>
        <w:rPr>
          <w:bCs/>
        </w:rPr>
        <w:t>nodule</w:t>
      </w:r>
      <w:r w:rsidR="009E03F2">
        <w:rPr>
          <w:bCs/>
        </w:rPr>
        <w:t xml:space="preserve"> biomass</w:t>
      </w:r>
      <w:r>
        <w:rPr>
          <w:bCs/>
        </w:rPr>
        <w:t>: root biomass (</w:t>
      </w:r>
      <w:r w:rsidR="009E03F2">
        <w:rPr>
          <w:bCs/>
        </w:rPr>
        <w:t>b).</w:t>
      </w:r>
      <w:r>
        <w:rPr>
          <w:bCs/>
        </w:rPr>
        <w:t xml:space="preserve"> </w:t>
      </w:r>
      <w:r w:rsidR="006827E4">
        <w:rPr>
          <w:bCs/>
        </w:rPr>
        <w:t>Fertilization is represented on the x-axis. Red shaded points and trendlines indicate plants grown under elevated CO</w:t>
      </w:r>
      <w:r w:rsidR="006827E4">
        <w:rPr>
          <w:bCs/>
          <w:vertAlign w:val="subscript"/>
        </w:rPr>
        <w:t>2</w:t>
      </w:r>
      <w:r w:rsidR="006827E4">
        <w:rPr>
          <w:bCs/>
        </w:rPr>
        <w:t>, while blue shaded points and trendlines indicate plants grown under ambient CO</w:t>
      </w:r>
      <w:r w:rsidR="006827E4">
        <w:rPr>
          <w:bCs/>
          <w:vertAlign w:val="subscript"/>
        </w:rPr>
        <w:t>2</w:t>
      </w:r>
      <w:r w:rsidR="006827E4">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6827E4" w:rsidRPr="005D0864">
        <w:rPr>
          <w:bCs/>
          <w:i/>
          <w:iCs/>
        </w:rPr>
        <w:t>p</w:t>
      </w:r>
      <w:r w:rsidR="006827E4">
        <w:rPr>
          <w:bCs/>
        </w:rPr>
        <w:t>&lt;0.05), while dashed trendlines indicate slopes that are not distinguishable from zero (</w:t>
      </w:r>
      <w:r w:rsidR="006827E4" w:rsidRPr="005D0864">
        <w:rPr>
          <w:bCs/>
          <w:i/>
          <w:iCs/>
        </w:rPr>
        <w:t>p</w:t>
      </w:r>
      <w:r w:rsidR="006827E4">
        <w:rPr>
          <w:bCs/>
        </w:rPr>
        <w:t>&gt;0.05).</w:t>
      </w:r>
    </w:p>
    <w:sectPr w:rsidR="00147554" w:rsidRPr="009E03F2" w:rsidSect="007E69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erkowski, Evan A" w:date="2023-11-29T16:46:00Z" w:initials="EP">
    <w:p w14:paraId="192A82D6" w14:textId="77777777" w:rsidR="00371160" w:rsidRDefault="00371160" w:rsidP="00371160">
      <w:r>
        <w:rPr>
          <w:rStyle w:val="CommentReference"/>
        </w:rPr>
        <w:annotationRef/>
      </w:r>
      <w:r>
        <w:rPr>
          <w:rFonts w:eastAsia="Times New Roman" w:cs="Times New Roman"/>
          <w:color w:val="000000"/>
          <w:sz w:val="20"/>
          <w:szCs w:val="20"/>
        </w:rPr>
        <w:t>Add chi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2A82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10C5B00" w16cex:dateUtc="2023-11-29T2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2A82D6" w16cid:durableId="010C5B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63FE" w14:textId="77777777" w:rsidR="008235D6" w:rsidRDefault="008235D6" w:rsidP="00923444">
      <w:r>
        <w:separator/>
      </w:r>
    </w:p>
  </w:endnote>
  <w:endnote w:type="continuationSeparator" w:id="0">
    <w:p w14:paraId="009313C1" w14:textId="77777777" w:rsidR="008235D6" w:rsidRDefault="008235D6"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AF57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78367404"/>
      <w:docPartObj>
        <w:docPartGallery w:val="Page Numbers (Bottom of Page)"/>
        <w:docPartUnique/>
      </w:docPartObj>
    </w:sdtPr>
    <w:sdtContent>
      <w:p w14:paraId="1D29F3CB" w14:textId="4CF2B54A" w:rsidR="00923444" w:rsidRPr="00923444" w:rsidRDefault="00923444" w:rsidP="00AF5791">
        <w:pPr>
          <w:pStyle w:val="Footer"/>
          <w:framePr w:wrap="none" w:vAnchor="text" w:hAnchor="margin" w:xAlign="right" w:y="1"/>
          <w:rPr>
            <w:rStyle w:val="PageNumber"/>
            <w:sz w:val="16"/>
            <w:szCs w:val="16"/>
          </w:rPr>
        </w:pPr>
        <w:r w:rsidRPr="00923444">
          <w:rPr>
            <w:rStyle w:val="PageNumber"/>
            <w:sz w:val="16"/>
            <w:szCs w:val="16"/>
          </w:rPr>
          <w:t xml:space="preserve">pg. </w:t>
        </w:r>
        <w:r w:rsidRPr="00923444">
          <w:rPr>
            <w:rStyle w:val="PageNumber"/>
            <w:sz w:val="16"/>
            <w:szCs w:val="16"/>
          </w:rPr>
          <w:fldChar w:fldCharType="begin"/>
        </w:r>
        <w:r w:rsidRPr="00923444">
          <w:rPr>
            <w:rStyle w:val="PageNumber"/>
            <w:sz w:val="16"/>
            <w:szCs w:val="16"/>
          </w:rPr>
          <w:instrText xml:space="preserve"> PAGE </w:instrText>
        </w:r>
        <w:r w:rsidRPr="00923444">
          <w:rPr>
            <w:rStyle w:val="PageNumber"/>
            <w:sz w:val="16"/>
            <w:szCs w:val="16"/>
          </w:rPr>
          <w:fldChar w:fldCharType="separate"/>
        </w:r>
        <w:r w:rsidRPr="00923444">
          <w:rPr>
            <w:rStyle w:val="PageNumber"/>
            <w:noProof/>
            <w:sz w:val="16"/>
            <w:szCs w:val="16"/>
          </w:rPr>
          <w:t>12</w:t>
        </w:r>
        <w:r w:rsidRPr="00923444">
          <w:rPr>
            <w:rStyle w:val="PageNumber"/>
            <w:sz w:val="16"/>
            <w:szCs w:val="16"/>
          </w:rPr>
          <w:fldChar w:fldCharType="end"/>
        </w:r>
        <w:r w:rsidRPr="00923444">
          <w:rPr>
            <w:rStyle w:val="PageNumber"/>
            <w:sz w:val="16"/>
            <w:szCs w:val="16"/>
          </w:rPr>
          <w:t xml:space="preserve"> of 1</w:t>
        </w:r>
        <w:r w:rsidR="009E6498">
          <w:rPr>
            <w:rStyle w:val="PageNumber"/>
            <w:sz w:val="16"/>
            <w:szCs w:val="16"/>
          </w:rPr>
          <w:t>1</w:t>
        </w:r>
      </w:p>
    </w:sdtContent>
  </w:sdt>
  <w:p w14:paraId="65AC607C" w14:textId="12335FE8" w:rsidR="00923444" w:rsidRPr="00923444" w:rsidRDefault="002E29A4" w:rsidP="00923444">
    <w:pPr>
      <w:pStyle w:val="Footer"/>
      <w:ind w:right="360"/>
      <w:rPr>
        <w:sz w:val="16"/>
        <w:szCs w:val="16"/>
      </w:rPr>
    </w:pPr>
    <w:r w:rsidRPr="002E29A4">
      <w:rPr>
        <w:sz w:val="16"/>
        <w:szCs w:val="16"/>
      </w:rPr>
      <w:t>N supply and demand control plant responses to CO</w:t>
    </w:r>
    <w:r w:rsidRPr="002E29A4">
      <w:rPr>
        <w:sz w:val="16"/>
        <w:szCs w:val="16"/>
        <w:vertAlign w:val="subscript"/>
      </w:rPr>
      <w:t>2</w:t>
    </w:r>
    <w:r w:rsidR="00923444" w:rsidRPr="00923444">
      <w:rPr>
        <w:sz w:val="16"/>
        <w:szCs w:val="16"/>
      </w:rPr>
      <w:t xml:space="preserve">, </w:t>
    </w:r>
    <w:r w:rsidR="00923444" w:rsidRPr="00923444">
      <w:rPr>
        <w:i/>
        <w:iCs/>
        <w:sz w:val="16"/>
        <w:szCs w:val="16"/>
      </w:rPr>
      <w:t>Supplemental Material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D3F6E" w14:textId="77777777" w:rsidR="008235D6" w:rsidRDefault="008235D6" w:rsidP="00923444">
      <w:r>
        <w:separator/>
      </w:r>
    </w:p>
  </w:footnote>
  <w:footnote w:type="continuationSeparator" w:id="0">
    <w:p w14:paraId="7F217108" w14:textId="77777777" w:rsidR="008235D6" w:rsidRDefault="008235D6" w:rsidP="0092344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46BBE"/>
    <w:rsid w:val="000C6854"/>
    <w:rsid w:val="00147554"/>
    <w:rsid w:val="001710D7"/>
    <w:rsid w:val="001B5D3A"/>
    <w:rsid w:val="002517FA"/>
    <w:rsid w:val="002948B1"/>
    <w:rsid w:val="002B1766"/>
    <w:rsid w:val="002C360E"/>
    <w:rsid w:val="002E29A4"/>
    <w:rsid w:val="00323E9E"/>
    <w:rsid w:val="00371160"/>
    <w:rsid w:val="003B404B"/>
    <w:rsid w:val="0042342A"/>
    <w:rsid w:val="00497794"/>
    <w:rsid w:val="004D7D3B"/>
    <w:rsid w:val="00522944"/>
    <w:rsid w:val="00537CCE"/>
    <w:rsid w:val="005A311A"/>
    <w:rsid w:val="005A3AD9"/>
    <w:rsid w:val="005C6DC1"/>
    <w:rsid w:val="00606C6E"/>
    <w:rsid w:val="00623BF6"/>
    <w:rsid w:val="00634C03"/>
    <w:rsid w:val="006554F2"/>
    <w:rsid w:val="006827E4"/>
    <w:rsid w:val="006B26AF"/>
    <w:rsid w:val="00727672"/>
    <w:rsid w:val="00787408"/>
    <w:rsid w:val="007E69AD"/>
    <w:rsid w:val="00820C13"/>
    <w:rsid w:val="008235D6"/>
    <w:rsid w:val="008567FC"/>
    <w:rsid w:val="00864692"/>
    <w:rsid w:val="00901AFD"/>
    <w:rsid w:val="00912205"/>
    <w:rsid w:val="00923444"/>
    <w:rsid w:val="00933D65"/>
    <w:rsid w:val="00992774"/>
    <w:rsid w:val="009E03F2"/>
    <w:rsid w:val="009E0A1E"/>
    <w:rsid w:val="009E6498"/>
    <w:rsid w:val="00AA246C"/>
    <w:rsid w:val="00B02276"/>
    <w:rsid w:val="00B07220"/>
    <w:rsid w:val="00B13BCE"/>
    <w:rsid w:val="00B81848"/>
    <w:rsid w:val="00BA37CE"/>
    <w:rsid w:val="00BA51D1"/>
    <w:rsid w:val="00BB251C"/>
    <w:rsid w:val="00BE5BCC"/>
    <w:rsid w:val="00C6019C"/>
    <w:rsid w:val="00CA242A"/>
    <w:rsid w:val="00CA7563"/>
    <w:rsid w:val="00CB4166"/>
    <w:rsid w:val="00CD6679"/>
    <w:rsid w:val="00D16117"/>
    <w:rsid w:val="00D52584"/>
    <w:rsid w:val="00DE5D4C"/>
    <w:rsid w:val="00E40F9C"/>
    <w:rsid w:val="00E56ED3"/>
    <w:rsid w:val="00E96D60"/>
    <w:rsid w:val="00EE0B37"/>
    <w:rsid w:val="00F07B90"/>
    <w:rsid w:val="00F16657"/>
    <w:rsid w:val="00F27234"/>
    <w:rsid w:val="00F81DF6"/>
    <w:rsid w:val="00FB48B4"/>
    <w:rsid w:val="00FC6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 w:type="paragraph" w:styleId="CommentSubject">
    <w:name w:val="annotation subject"/>
    <w:basedOn w:val="CommentText"/>
    <w:next w:val="CommentText"/>
    <w:link w:val="CommentSubjectChar"/>
    <w:uiPriority w:val="99"/>
    <w:semiHidden/>
    <w:unhideWhenUsed/>
    <w:rsid w:val="00C6019C"/>
    <w:rPr>
      <w:rFonts w:eastAsiaTheme="minorHAnsi" w:cs="Times New Roman (Body CS)"/>
      <w:b/>
      <w:bCs/>
    </w:rPr>
  </w:style>
  <w:style w:type="character" w:customStyle="1" w:styleId="CommentSubjectChar">
    <w:name w:val="Comment Subject Char"/>
    <w:basedOn w:val="CommentTextChar"/>
    <w:link w:val="CommentSubject"/>
    <w:uiPriority w:val="99"/>
    <w:semiHidden/>
    <w:rsid w:val="00C6019C"/>
    <w:rPr>
      <w:rFonts w:eastAsia="Times New Roman" w:cs="Times New Roman"/>
      <w:b/>
      <w:bCs/>
      <w:sz w:val="20"/>
      <w:szCs w:val="20"/>
    </w:rPr>
  </w:style>
  <w:style w:type="paragraph" w:styleId="BalloonText">
    <w:name w:val="Balloon Text"/>
    <w:basedOn w:val="Normal"/>
    <w:link w:val="BalloonTextChar"/>
    <w:uiPriority w:val="99"/>
    <w:semiHidden/>
    <w:unhideWhenUsed/>
    <w:rsid w:val="00C6019C"/>
    <w:rPr>
      <w:rFonts w:cs="Times New Roman"/>
      <w:sz w:val="18"/>
      <w:szCs w:val="18"/>
    </w:rPr>
  </w:style>
  <w:style w:type="character" w:customStyle="1" w:styleId="BalloonTextChar">
    <w:name w:val="Balloon Text Char"/>
    <w:basedOn w:val="DefaultParagraphFont"/>
    <w:link w:val="BalloonText"/>
    <w:uiPriority w:val="99"/>
    <w:semiHidden/>
    <w:rsid w:val="00C6019C"/>
    <w:rPr>
      <w:rFonts w:cs="Times New Roman"/>
      <w:sz w:val="18"/>
      <w:szCs w:val="18"/>
    </w:rPr>
  </w:style>
  <w:style w:type="paragraph" w:styleId="Revision">
    <w:name w:val="Revision"/>
    <w:hidden/>
    <w:uiPriority w:val="99"/>
    <w:semiHidden/>
    <w:rsid w:val="00933D65"/>
  </w:style>
  <w:style w:type="character" w:styleId="LineNumber">
    <w:name w:val="line number"/>
    <w:basedOn w:val="DefaultParagraphFont"/>
    <w:uiPriority w:val="99"/>
    <w:semiHidden/>
    <w:unhideWhenUsed/>
    <w:rsid w:val="00371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footer" Target="footer1.xml"/><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1778</Words>
  <Characters>10136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2</cp:revision>
  <cp:lastPrinted>2023-07-20T18:38:00Z</cp:lastPrinted>
  <dcterms:created xsi:type="dcterms:W3CDTF">2023-11-29T22:46:00Z</dcterms:created>
  <dcterms:modified xsi:type="dcterms:W3CDTF">2023-11-29T22:46:00Z</dcterms:modified>
</cp:coreProperties>
</file>